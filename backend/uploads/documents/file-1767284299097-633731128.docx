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4B7" w:rsidRPr="006A1B41" w:rsidRDefault="008924B7" w:rsidP="007636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300" w:after="150" w:line="240" w:lineRule="auto"/>
        <w:jc w:val="center"/>
        <w:outlineLvl w:val="1"/>
        <w:rPr>
          <w:rFonts w:ascii="Tahoma" w:eastAsia="Times New Roman" w:hAnsi="Tahoma" w:cs="Tahoma"/>
          <w:color w:val="565656"/>
          <w:sz w:val="44"/>
          <w:szCs w:val="44"/>
          <w:lang w:eastAsia="fr-FR"/>
        </w:rPr>
      </w:pPr>
      <w:bookmarkStart w:id="0" w:name="_GoBack"/>
      <w:bookmarkEnd w:id="0"/>
      <w:r w:rsidRPr="006A1B41">
        <w:rPr>
          <w:rFonts w:ascii="Tahoma" w:eastAsia="Times New Roman" w:hAnsi="Tahoma" w:cs="Tahoma"/>
          <w:color w:val="565656"/>
          <w:sz w:val="44"/>
          <w:szCs w:val="44"/>
          <w:lang w:eastAsia="fr-FR"/>
        </w:rPr>
        <w:t>SAGAM INTERNATIONAL</w:t>
      </w:r>
    </w:p>
    <w:p w:rsidR="008D09F1" w:rsidRPr="006A1B41" w:rsidRDefault="008924B7" w:rsidP="007636A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300" w:after="150" w:line="240" w:lineRule="auto"/>
        <w:jc w:val="center"/>
        <w:outlineLvl w:val="1"/>
        <w:rPr>
          <w:rFonts w:ascii="Tahoma" w:eastAsia="Times New Roman" w:hAnsi="Tahoma" w:cs="Tahoma"/>
          <w:color w:val="565656"/>
          <w:sz w:val="40"/>
          <w:szCs w:val="40"/>
          <w:lang w:eastAsia="fr-FR"/>
        </w:rPr>
      </w:pPr>
      <w:r w:rsidRPr="006A1B41">
        <w:rPr>
          <w:rFonts w:ascii="Tahoma" w:eastAsia="Times New Roman" w:hAnsi="Tahoma" w:cs="Tahoma"/>
          <w:color w:val="565656"/>
          <w:sz w:val="40"/>
          <w:szCs w:val="40"/>
          <w:lang w:eastAsia="fr-FR"/>
        </w:rPr>
        <w:t>DEPARTEMENT INFORMATIQUE</w:t>
      </w:r>
    </w:p>
    <w:p w:rsidR="008924B7" w:rsidRPr="006A1B41" w:rsidRDefault="008924B7" w:rsidP="008D09F1">
      <w:pPr>
        <w:shd w:val="clear" w:color="auto" w:fill="FFFFFF"/>
        <w:spacing w:before="300" w:after="150" w:line="240" w:lineRule="auto"/>
        <w:outlineLvl w:val="1"/>
        <w:rPr>
          <w:rFonts w:ascii="Tahoma" w:eastAsia="Times New Roman" w:hAnsi="Tahoma" w:cs="Tahoma"/>
          <w:color w:val="565656"/>
          <w:lang w:eastAsia="fr-FR"/>
        </w:rPr>
      </w:pPr>
    </w:p>
    <w:p w:rsidR="008924B7" w:rsidRPr="008924B7" w:rsidRDefault="008924B7" w:rsidP="008924B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300" w:after="150" w:line="240" w:lineRule="auto"/>
        <w:jc w:val="center"/>
        <w:outlineLvl w:val="1"/>
        <w:rPr>
          <w:rFonts w:ascii="Tahoma" w:eastAsia="Times New Roman" w:hAnsi="Tahoma" w:cs="Tahoma"/>
          <w:color w:val="565656"/>
          <w:sz w:val="40"/>
          <w:szCs w:val="40"/>
          <w:lang w:eastAsia="fr-FR"/>
        </w:rPr>
      </w:pPr>
      <w:r w:rsidRPr="008924B7">
        <w:rPr>
          <w:rFonts w:ascii="Tahoma" w:eastAsia="Times New Roman" w:hAnsi="Tahoma" w:cs="Tahoma"/>
          <w:color w:val="565656"/>
          <w:sz w:val="40"/>
          <w:szCs w:val="40"/>
          <w:lang w:eastAsia="fr-FR"/>
        </w:rPr>
        <w:t>CHARTE SECURITE INFORMATIQUE</w:t>
      </w:r>
    </w:p>
    <w:p w:rsidR="006A1B41" w:rsidRDefault="008924B7" w:rsidP="008924B7">
      <w:pPr>
        <w:shd w:val="clear" w:color="auto" w:fill="FFFFFF"/>
        <w:spacing w:before="300" w:after="150" w:line="240" w:lineRule="auto"/>
        <w:outlineLvl w:val="1"/>
        <w:rPr>
          <w:rFonts w:ascii="Myriad Pro" w:eastAsia="Times New Roman" w:hAnsi="Myriad Pro" w:cs="Times New Roman"/>
          <w:color w:val="333333"/>
          <w:sz w:val="18"/>
          <w:szCs w:val="18"/>
          <w:lang w:eastAsia="fr-FR"/>
        </w:rPr>
      </w:pPr>
      <w:r>
        <w:rPr>
          <w:rFonts w:ascii="Myriad Pro" w:eastAsia="Times New Roman" w:hAnsi="Myriad Pro" w:cs="Times New Roman"/>
          <w:color w:val="333333"/>
          <w:sz w:val="18"/>
          <w:szCs w:val="18"/>
          <w:lang w:eastAsia="fr-FR"/>
        </w:rPr>
        <w:t xml:space="preserve">La </w:t>
      </w:r>
      <w:r w:rsidR="008D09F1" w:rsidRPr="008D09F1">
        <w:rPr>
          <w:rFonts w:ascii="Myriad Pro" w:eastAsia="Times New Roman" w:hAnsi="Myriad Pro" w:cs="Times New Roman"/>
          <w:color w:val="333333"/>
          <w:sz w:val="18"/>
          <w:szCs w:val="18"/>
          <w:lang w:eastAsia="fr-FR"/>
        </w:rPr>
        <w:t xml:space="preserve">charte de sécurité est une étape indispensable pour toute organisation </w:t>
      </w:r>
      <w:r w:rsidR="006A1B41">
        <w:rPr>
          <w:rFonts w:ascii="Myriad Pro" w:eastAsia="Times New Roman" w:hAnsi="Myriad Pro" w:cs="Times New Roman"/>
          <w:color w:val="333333"/>
          <w:sz w:val="18"/>
          <w:szCs w:val="18"/>
          <w:lang w:eastAsia="fr-FR"/>
        </w:rPr>
        <w:t xml:space="preserve">souhaitant </w:t>
      </w:r>
      <w:r w:rsidR="008D09F1" w:rsidRPr="008D09F1">
        <w:rPr>
          <w:rFonts w:ascii="Myriad Pro" w:eastAsia="Times New Roman" w:hAnsi="Myriad Pro" w:cs="Times New Roman"/>
          <w:color w:val="333333"/>
          <w:sz w:val="18"/>
          <w:szCs w:val="18"/>
          <w:lang w:eastAsia="fr-FR"/>
        </w:rPr>
        <w:t xml:space="preserve">faire respecter les bonnes pratiques dans le domaine de sécurité. </w:t>
      </w:r>
    </w:p>
    <w:p w:rsidR="008D09F1" w:rsidRPr="008D09F1" w:rsidRDefault="006A1B41" w:rsidP="008924B7">
      <w:pPr>
        <w:shd w:val="clear" w:color="auto" w:fill="FFFFFF"/>
        <w:spacing w:before="300" w:after="150" w:line="240" w:lineRule="auto"/>
        <w:outlineLvl w:val="1"/>
        <w:rPr>
          <w:rFonts w:ascii="Myriad Pro" w:eastAsia="Times New Roman" w:hAnsi="Myriad Pro" w:cs="Times New Roman"/>
          <w:color w:val="333333"/>
          <w:sz w:val="18"/>
          <w:szCs w:val="18"/>
          <w:lang w:eastAsia="fr-FR"/>
        </w:rPr>
      </w:pPr>
      <w:r>
        <w:rPr>
          <w:rFonts w:ascii="Myriad Pro" w:eastAsia="Times New Roman" w:hAnsi="Myriad Pro" w:cs="Times New Roman"/>
          <w:color w:val="333333"/>
          <w:sz w:val="18"/>
          <w:szCs w:val="18"/>
          <w:lang w:eastAsia="fr-FR"/>
        </w:rPr>
        <w:t xml:space="preserve">Cette charte </w:t>
      </w:r>
      <w:r w:rsidR="008D09F1" w:rsidRPr="008D09F1">
        <w:rPr>
          <w:rFonts w:ascii="Myriad Pro" w:eastAsia="Times New Roman" w:hAnsi="Myriad Pro" w:cs="Times New Roman"/>
          <w:color w:val="333333"/>
          <w:sz w:val="18"/>
          <w:szCs w:val="18"/>
          <w:lang w:eastAsia="fr-FR"/>
        </w:rPr>
        <w:t>décrit en grands traits la stratégie de l'organisation du point de vue sécurité de l'information et les règles de base à appliquer par tout membre.</w:t>
      </w:r>
    </w:p>
    <w:p w:rsidR="008D09F1" w:rsidRPr="008D09F1" w:rsidRDefault="008D09F1" w:rsidP="008D09F1">
      <w:pPr>
        <w:shd w:val="clear" w:color="auto" w:fill="FFFFFF"/>
        <w:spacing w:before="300" w:after="150" w:line="240" w:lineRule="auto"/>
        <w:outlineLvl w:val="1"/>
        <w:rPr>
          <w:rFonts w:ascii="Tahoma" w:eastAsia="Times New Roman" w:hAnsi="Tahoma" w:cs="Tahoma"/>
          <w:color w:val="565656"/>
          <w:sz w:val="36"/>
          <w:szCs w:val="36"/>
          <w:u w:val="single"/>
          <w:lang w:eastAsia="fr-FR"/>
        </w:rPr>
      </w:pPr>
      <w:r w:rsidRPr="008D09F1">
        <w:rPr>
          <w:rFonts w:ascii="Tahoma" w:eastAsia="Times New Roman" w:hAnsi="Tahoma" w:cs="Tahoma"/>
          <w:color w:val="565656"/>
          <w:sz w:val="36"/>
          <w:szCs w:val="36"/>
          <w:u w:val="single"/>
          <w:lang w:eastAsia="fr-FR"/>
        </w:rPr>
        <w:t>Les 3 principes généraux</w:t>
      </w:r>
    </w:p>
    <w:p w:rsidR="008D09F1" w:rsidRPr="008D09F1" w:rsidRDefault="008D09F1" w:rsidP="008D09F1">
      <w:pPr>
        <w:numPr>
          <w:ilvl w:val="0"/>
          <w:numId w:val="1"/>
        </w:numPr>
        <w:shd w:val="clear" w:color="auto" w:fill="FFFFFF"/>
        <w:spacing w:after="0" w:line="240" w:lineRule="auto"/>
        <w:ind w:left="0"/>
        <w:rPr>
          <w:rFonts w:ascii="Myriad Pro" w:eastAsia="Times New Roman" w:hAnsi="Myriad Pro" w:cs="Times New Roman"/>
          <w:color w:val="3C495B"/>
          <w:sz w:val="18"/>
          <w:szCs w:val="18"/>
          <w:lang w:eastAsia="fr-FR"/>
        </w:rPr>
      </w:pPr>
      <w:r w:rsidRPr="008D09F1">
        <w:rPr>
          <w:rFonts w:ascii="Myriad Pro" w:eastAsia="Times New Roman" w:hAnsi="Myriad Pro" w:cs="Times New Roman"/>
          <w:b/>
          <w:bCs/>
          <w:color w:val="3C495B"/>
          <w:sz w:val="18"/>
          <w:szCs w:val="18"/>
          <w:lang w:eastAsia="fr-FR"/>
        </w:rPr>
        <w:t>La sécurité est l’affaire de tous.</w:t>
      </w:r>
    </w:p>
    <w:p w:rsidR="008D09F1" w:rsidRPr="008D09F1" w:rsidRDefault="008D09F1" w:rsidP="008D09F1">
      <w:pPr>
        <w:numPr>
          <w:ilvl w:val="0"/>
          <w:numId w:val="2"/>
        </w:numPr>
        <w:shd w:val="clear" w:color="auto" w:fill="FFFFFF"/>
        <w:spacing w:after="0" w:line="240" w:lineRule="auto"/>
        <w:ind w:left="0"/>
        <w:rPr>
          <w:rFonts w:ascii="Myriad Pro" w:eastAsia="Times New Roman" w:hAnsi="Myriad Pro" w:cs="Times New Roman"/>
          <w:color w:val="3C495B"/>
          <w:sz w:val="18"/>
          <w:szCs w:val="18"/>
          <w:lang w:eastAsia="fr-FR"/>
        </w:rPr>
      </w:pPr>
      <w:r w:rsidRPr="008D09F1">
        <w:rPr>
          <w:rFonts w:ascii="Myriad Pro" w:eastAsia="Times New Roman" w:hAnsi="Myriad Pro" w:cs="Times New Roman"/>
          <w:b/>
          <w:bCs/>
          <w:color w:val="3C495B"/>
          <w:sz w:val="18"/>
          <w:szCs w:val="18"/>
          <w:lang w:eastAsia="fr-FR"/>
        </w:rPr>
        <w:t>Chacun est responsable à son niveau de la sécurité de l’information de toute l’organisation</w:t>
      </w:r>
      <w:r w:rsidRPr="008D09F1">
        <w:rPr>
          <w:rFonts w:ascii="Myriad Pro" w:eastAsia="Times New Roman" w:hAnsi="Myriad Pro" w:cs="Times New Roman"/>
          <w:color w:val="3C495B"/>
          <w:sz w:val="18"/>
          <w:szCs w:val="18"/>
          <w:lang w:eastAsia="fr-FR"/>
        </w:rPr>
        <w:t>.</w:t>
      </w:r>
    </w:p>
    <w:p w:rsidR="008D09F1" w:rsidRPr="006A1B41" w:rsidRDefault="008D09F1" w:rsidP="008D09F1">
      <w:pPr>
        <w:numPr>
          <w:ilvl w:val="0"/>
          <w:numId w:val="3"/>
        </w:numPr>
        <w:shd w:val="clear" w:color="auto" w:fill="FFFFFF"/>
        <w:spacing w:after="0" w:line="240" w:lineRule="auto"/>
        <w:ind w:left="0"/>
        <w:rPr>
          <w:rFonts w:ascii="Myriad Pro" w:eastAsia="Times New Roman" w:hAnsi="Myriad Pro" w:cs="Times New Roman"/>
          <w:color w:val="3C495B"/>
          <w:sz w:val="18"/>
          <w:szCs w:val="18"/>
          <w:lang w:eastAsia="fr-FR"/>
        </w:rPr>
      </w:pPr>
      <w:r w:rsidRPr="008D09F1">
        <w:rPr>
          <w:rFonts w:ascii="Myriad Pro" w:eastAsia="Times New Roman" w:hAnsi="Myriad Pro" w:cs="Times New Roman"/>
          <w:b/>
          <w:bCs/>
          <w:color w:val="3C495B"/>
          <w:sz w:val="18"/>
          <w:szCs w:val="18"/>
          <w:lang w:eastAsia="fr-FR"/>
        </w:rPr>
        <w:t>Chacun se doit d’avertir le responsable sécurité lors de la détection d’un problème de sécurité.</w:t>
      </w:r>
    </w:p>
    <w:p w:rsidR="006A1B41" w:rsidRPr="008D09F1" w:rsidRDefault="006A1B41" w:rsidP="006A1B41">
      <w:pPr>
        <w:shd w:val="clear" w:color="auto" w:fill="FFFFFF"/>
        <w:spacing w:after="0" w:line="240" w:lineRule="auto"/>
        <w:rPr>
          <w:rFonts w:ascii="Myriad Pro" w:eastAsia="Times New Roman" w:hAnsi="Myriad Pro" w:cs="Times New Roman"/>
          <w:color w:val="3C495B"/>
          <w:sz w:val="18"/>
          <w:szCs w:val="18"/>
          <w:lang w:eastAsia="fr-FR"/>
        </w:rPr>
      </w:pPr>
    </w:p>
    <w:p w:rsidR="008D09F1" w:rsidRPr="008D09F1" w:rsidRDefault="008D09F1" w:rsidP="008D09F1">
      <w:pPr>
        <w:shd w:val="clear" w:color="auto" w:fill="FFFFFF"/>
        <w:spacing w:before="300" w:after="150" w:line="240" w:lineRule="auto"/>
        <w:outlineLvl w:val="1"/>
        <w:rPr>
          <w:rFonts w:ascii="Tahoma" w:eastAsia="Times New Roman" w:hAnsi="Tahoma" w:cs="Tahoma"/>
          <w:color w:val="565656"/>
          <w:sz w:val="36"/>
          <w:szCs w:val="36"/>
          <w:u w:val="single"/>
          <w:lang w:eastAsia="fr-FR"/>
        </w:rPr>
      </w:pPr>
      <w:r w:rsidRPr="008D09F1">
        <w:rPr>
          <w:rFonts w:ascii="Tahoma" w:eastAsia="Times New Roman" w:hAnsi="Tahoma" w:cs="Tahoma"/>
          <w:color w:val="565656"/>
          <w:sz w:val="36"/>
          <w:szCs w:val="36"/>
          <w:u w:val="single"/>
          <w:lang w:eastAsia="fr-FR"/>
        </w:rPr>
        <w:t>Les 3 objectifs de la sécurité</w:t>
      </w:r>
    </w:p>
    <w:p w:rsidR="008D09F1" w:rsidRPr="008D09F1" w:rsidRDefault="008D09F1" w:rsidP="008D09F1">
      <w:pPr>
        <w:shd w:val="clear" w:color="auto" w:fill="FFFFFF"/>
        <w:spacing w:after="0" w:line="240" w:lineRule="auto"/>
        <w:jc w:val="center"/>
        <w:outlineLvl w:val="2"/>
        <w:rPr>
          <w:rFonts w:ascii="Tahoma" w:eastAsia="Times New Roman" w:hAnsi="Tahoma" w:cs="Tahoma"/>
          <w:caps/>
          <w:color w:val="3C495B"/>
          <w:sz w:val="33"/>
          <w:szCs w:val="33"/>
          <w:lang w:eastAsia="fr-FR"/>
        </w:rPr>
      </w:pPr>
      <w:r w:rsidRPr="008D09F1">
        <w:rPr>
          <w:rFonts w:ascii="Tahoma" w:eastAsia="Times New Roman" w:hAnsi="Tahoma" w:cs="Tahoma"/>
          <w:caps/>
          <w:noProof/>
          <w:color w:val="3C495B"/>
          <w:sz w:val="33"/>
          <w:szCs w:val="33"/>
          <w:lang w:eastAsia="fr-FR"/>
        </w:rPr>
        <mc:AlternateContent>
          <mc:Choice Requires="wps">
            <w:drawing>
              <wp:inline distT="0" distB="0" distL="0" distR="0">
                <wp:extent cx="304800" cy="304800"/>
                <wp:effectExtent l="0" t="0" r="0" b="0"/>
                <wp:docPr id="1" name="Rectangle 1" descr="https://www.cases.lu/index-quick.php?dims_op=doc_file_download&amp;docfile_md5id=bbc3c139de37b284561ed31089aa6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F4DDB" id="Rectangle 1" o:spid="_x0000_s1026" alt="https://www.cases.lu/index-quick.php?dims_op=doc_file_download&amp;docfile_md5id=bbc3c139de37b284561ed31089aa640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2IlXGDAMAADEGAAAOAAAAAAAAAAAAAAAAAC4CAABkcnMvZTJvRG9jLnht&#10;bFBLAQItABQABgAIAAAAIQBMoOks2AAAAAMBAAAPAAAAAAAAAAAAAAAAAGYFAABkcnMvZG93bnJl&#10;di54bWxQSwUGAAAAAAQABADzAAAAawYAAAAA&#10;" filled="f" stroked="f">
                <o:lock v:ext="edit" aspectratio="t"/>
                <w10:anchorlock/>
              </v:rect>
            </w:pict>
          </mc:Fallback>
        </mc:AlternateContent>
      </w:r>
      <w:r w:rsidRPr="008D09F1">
        <w:rPr>
          <w:rFonts w:ascii="Tahoma" w:eastAsia="Times New Roman" w:hAnsi="Tahoma" w:cs="Tahoma"/>
          <w:caps/>
          <w:color w:val="0066B2"/>
          <w:sz w:val="33"/>
          <w:szCs w:val="33"/>
          <w:u w:val="single"/>
          <w:lang w:eastAsia="fr-FR"/>
        </w:rPr>
        <w:t>CONFIDENTIALITÉ</w:t>
      </w:r>
    </w:p>
    <w:p w:rsidR="006A1B41" w:rsidRDefault="006A1B41" w:rsidP="008D09F1">
      <w:pPr>
        <w:shd w:val="clear" w:color="auto" w:fill="FFFFFF"/>
        <w:spacing w:after="150" w:line="240" w:lineRule="auto"/>
        <w:rPr>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15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La confidentialité fait référence à la propriété de l'information d'être uniquement disponible ou divulguée à des individus, entités ou processus autorisés. L'accès à l'information est en quelque sorte réservé aux seules personnes admises à la connaître pour des besoins clairement identifiés.</w:t>
      </w:r>
    </w:p>
    <w:p w:rsidR="008D09F1" w:rsidRPr="008D09F1" w:rsidRDefault="008D09F1" w:rsidP="008D09F1">
      <w:pPr>
        <w:shd w:val="clear" w:color="auto" w:fill="FFFFFF"/>
        <w:spacing w:after="0" w:line="240" w:lineRule="auto"/>
        <w:jc w:val="center"/>
        <w:outlineLvl w:val="2"/>
        <w:rPr>
          <w:rFonts w:ascii="Tahoma" w:eastAsia="Times New Roman" w:hAnsi="Tahoma" w:cs="Tahoma"/>
          <w:caps/>
          <w:color w:val="3C495B"/>
          <w:sz w:val="33"/>
          <w:szCs w:val="33"/>
          <w:lang w:eastAsia="fr-FR"/>
        </w:rPr>
      </w:pPr>
      <w:r w:rsidRPr="008D09F1">
        <w:rPr>
          <w:rFonts w:ascii="Tahoma" w:eastAsia="Times New Roman" w:hAnsi="Tahoma" w:cs="Tahoma"/>
          <w:caps/>
          <w:color w:val="0066B2"/>
          <w:sz w:val="33"/>
          <w:szCs w:val="33"/>
          <w:u w:val="single"/>
          <w:lang w:eastAsia="fr-FR"/>
        </w:rPr>
        <w:t>INTÉGRITÉ</w:t>
      </w:r>
    </w:p>
    <w:p w:rsidR="006A1B41" w:rsidRDefault="006A1B41" w:rsidP="008D09F1">
      <w:pPr>
        <w:shd w:val="clear" w:color="auto" w:fill="FFFFFF"/>
        <w:spacing w:after="150" w:line="240" w:lineRule="auto"/>
        <w:rPr>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15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L'intégrité d'une information concerne le caractère d’exactitude et d’entièreté des ressources relatives à l'information. C'est-à-dire il s'agit de protéger la véracité et l’entièreté de l’information, ainsi que les méthodes de traitement de cette information.</w:t>
      </w:r>
    </w:p>
    <w:p w:rsidR="008D09F1" w:rsidRPr="008D09F1" w:rsidRDefault="008D09F1" w:rsidP="008D09F1">
      <w:pPr>
        <w:shd w:val="clear" w:color="auto" w:fill="FFFFFF"/>
        <w:spacing w:after="0" w:line="240" w:lineRule="auto"/>
        <w:jc w:val="center"/>
        <w:outlineLvl w:val="2"/>
        <w:rPr>
          <w:rFonts w:ascii="Tahoma" w:eastAsia="Times New Roman" w:hAnsi="Tahoma" w:cs="Tahoma"/>
          <w:caps/>
          <w:color w:val="3C495B"/>
          <w:sz w:val="33"/>
          <w:szCs w:val="33"/>
          <w:lang w:eastAsia="fr-FR"/>
        </w:rPr>
      </w:pPr>
      <w:r w:rsidRPr="008D09F1">
        <w:rPr>
          <w:rFonts w:ascii="Tahoma" w:eastAsia="Times New Roman" w:hAnsi="Tahoma" w:cs="Tahoma"/>
          <w:caps/>
          <w:color w:val="0066B2"/>
          <w:sz w:val="33"/>
          <w:szCs w:val="33"/>
          <w:u w:val="single"/>
          <w:lang w:eastAsia="fr-FR"/>
        </w:rPr>
        <w:t>DISPONIBILITÉ</w:t>
      </w:r>
    </w:p>
    <w:p w:rsidR="006A1B41" w:rsidRDefault="006A1B41" w:rsidP="008D09F1">
      <w:pPr>
        <w:shd w:val="clear" w:color="auto" w:fill="FFFFFF"/>
        <w:spacing w:after="150" w:line="240" w:lineRule="auto"/>
        <w:rPr>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15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Il s'agit de la propriété (pour un système d’information) d’être accessible et de remplir les fonctions envisagées au moment de la demande d’une entité autorisée, dans les conditions de délais et de performance prévues. C'est-à-dire il s'agit ici de protéger l’aptitude d’un système d’information à remplir une fonction dans des conditions définies d’horaires, de délais et de performances.</w:t>
      </w:r>
    </w:p>
    <w:p w:rsidR="008D09F1" w:rsidRPr="008D09F1" w:rsidRDefault="008D09F1" w:rsidP="006A1B41">
      <w:pPr>
        <w:shd w:val="clear" w:color="auto" w:fill="FFFFFF"/>
        <w:spacing w:after="0" w:line="240" w:lineRule="auto"/>
        <w:jc w:val="center"/>
        <w:outlineLvl w:val="2"/>
        <w:rPr>
          <w:rFonts w:ascii="Tahoma" w:eastAsia="Times New Roman" w:hAnsi="Tahoma" w:cs="Tahoma"/>
          <w:caps/>
          <w:color w:val="3C495B"/>
          <w:sz w:val="33"/>
          <w:szCs w:val="33"/>
          <w:lang w:eastAsia="fr-FR"/>
        </w:rPr>
      </w:pPr>
      <w:r w:rsidRPr="008D09F1">
        <w:rPr>
          <w:rFonts w:ascii="Tahoma" w:eastAsia="Times New Roman" w:hAnsi="Tahoma" w:cs="Tahoma"/>
          <w:caps/>
          <w:color w:val="0066B2"/>
          <w:sz w:val="33"/>
          <w:szCs w:val="33"/>
          <w:u w:val="single"/>
          <w:lang w:eastAsia="fr-FR"/>
        </w:rPr>
        <w:t>PREUVE</w:t>
      </w:r>
    </w:p>
    <w:p w:rsidR="006A1B41" w:rsidRDefault="006A1B41" w:rsidP="008D09F1">
      <w:pPr>
        <w:shd w:val="clear" w:color="auto" w:fill="FFFFFF"/>
        <w:spacing w:after="0" w:line="240" w:lineRule="auto"/>
        <w:rPr>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Cette notion concerne l’assurance de pouvoir justifier toute information.</w:t>
      </w:r>
      <w:r w:rsidRPr="008D09F1">
        <w:rPr>
          <w:rFonts w:ascii="Myriad Pro" w:eastAsia="Times New Roman" w:hAnsi="Myriad Pro" w:cs="Times New Roman"/>
          <w:color w:val="333333"/>
          <w:sz w:val="18"/>
          <w:szCs w:val="18"/>
          <w:lang w:eastAsia="fr-FR"/>
        </w:rPr>
        <w:br/>
        <w:t>Elle repose sur les principes d’authentification, de non-répudiation et d’imputabilité.</w:t>
      </w:r>
      <w:r w:rsidRPr="008D09F1">
        <w:rPr>
          <w:rFonts w:ascii="Myriad Pro" w:eastAsia="Times New Roman" w:hAnsi="Myriad Pro" w:cs="Times New Roman"/>
          <w:color w:val="333333"/>
          <w:sz w:val="18"/>
          <w:szCs w:val="18"/>
          <w:lang w:eastAsia="fr-FR"/>
        </w:rPr>
        <w:br/>
        <w:t>La preuve est parfois considérée comme le quatrième pilier de la sécurité de l'information.</w:t>
      </w:r>
      <w:r w:rsidRPr="008D09F1">
        <w:rPr>
          <w:rFonts w:ascii="Myriad Pro" w:eastAsia="Times New Roman" w:hAnsi="Myriad Pro" w:cs="Times New Roman"/>
          <w:color w:val="333333"/>
          <w:sz w:val="18"/>
          <w:szCs w:val="18"/>
          <w:lang w:eastAsia="fr-FR"/>
        </w:rPr>
        <w:br/>
        <w:t> </w:t>
      </w:r>
    </w:p>
    <w:p w:rsidR="008D09F1" w:rsidRDefault="008D09F1" w:rsidP="008D09F1">
      <w:pPr>
        <w:shd w:val="clear" w:color="auto" w:fill="FFFFFF"/>
        <w:spacing w:before="300" w:after="150" w:line="240" w:lineRule="auto"/>
        <w:outlineLvl w:val="1"/>
        <w:rPr>
          <w:ins w:id="1" w:author="user" w:date="2018-03-23T10:20:00Z"/>
          <w:rFonts w:ascii="Tahoma" w:eastAsia="Times New Roman" w:hAnsi="Tahoma" w:cs="Tahoma"/>
          <w:color w:val="565656"/>
          <w:sz w:val="45"/>
          <w:szCs w:val="45"/>
          <w:lang w:eastAsia="fr-FR"/>
        </w:rPr>
      </w:pPr>
      <w:r w:rsidRPr="008D09F1">
        <w:rPr>
          <w:rFonts w:ascii="Tahoma" w:eastAsia="Times New Roman" w:hAnsi="Tahoma" w:cs="Tahoma"/>
          <w:color w:val="565656"/>
          <w:sz w:val="45"/>
          <w:szCs w:val="45"/>
          <w:lang w:eastAsia="fr-FR"/>
        </w:rPr>
        <w:lastRenderedPageBreak/>
        <w:t>Les 11 commandements</w:t>
      </w:r>
    </w:p>
    <w:p w:rsidR="00A55528" w:rsidRPr="008D09F1" w:rsidRDefault="00A55528" w:rsidP="008D09F1">
      <w:pPr>
        <w:shd w:val="clear" w:color="auto" w:fill="FFFFFF"/>
        <w:spacing w:before="300" w:after="150" w:line="240" w:lineRule="auto"/>
        <w:outlineLvl w:val="1"/>
        <w:rPr>
          <w:rFonts w:ascii="Tahoma" w:eastAsia="Times New Roman" w:hAnsi="Tahoma" w:cs="Tahoma"/>
          <w:color w:val="565656"/>
          <w:sz w:val="45"/>
          <w:szCs w:val="45"/>
          <w:lang w:eastAsia="fr-FR"/>
        </w:rPr>
      </w:pPr>
    </w:p>
    <w:p w:rsid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1. Suivez les règles et procédures de la sécurité de l’information</w:t>
      </w:r>
      <w:r w:rsidRPr="008D09F1">
        <w:rPr>
          <w:rFonts w:ascii="Myriad Pro" w:eastAsia="Times New Roman" w:hAnsi="Myriad Pro" w:cs="Times New Roman"/>
          <w:color w:val="333333"/>
          <w:sz w:val="18"/>
          <w:szCs w:val="18"/>
          <w:lang w:eastAsia="fr-FR"/>
        </w:rPr>
        <w:br/>
        <w:t>Consultez régulièrement les règles et procédures disponibles. En vous tenant au courant des évolutions de la </w:t>
      </w:r>
      <w:r w:rsidRPr="00CB53A8">
        <w:rPr>
          <w:rFonts w:ascii="Myriad Pro" w:eastAsia="Times New Roman" w:hAnsi="Myriad Pro" w:cs="Times New Roman"/>
          <w:sz w:val="18"/>
          <w:szCs w:val="18"/>
          <w:lang w:eastAsia="fr-FR"/>
          <w:rPrChange w:id="2" w:author="user" w:date="2018-03-23T10:15:00Z">
            <w:rPr>
              <w:rFonts w:ascii="Myriad Pro" w:eastAsia="Times New Roman" w:hAnsi="Myriad Pro" w:cs="Times New Roman"/>
              <w:color w:val="0066B2"/>
              <w:sz w:val="18"/>
              <w:szCs w:val="18"/>
              <w:u w:val="single"/>
              <w:lang w:eastAsia="fr-FR"/>
            </w:rPr>
          </w:rPrChange>
        </w:rPr>
        <w:t>politique</w:t>
      </w:r>
      <w:r w:rsidRPr="00CB53A8">
        <w:rPr>
          <w:rFonts w:ascii="Myriad Pro" w:eastAsia="Times New Roman" w:hAnsi="Myriad Pro" w:cs="Times New Roman"/>
          <w:sz w:val="18"/>
          <w:szCs w:val="18"/>
          <w:u w:val="single"/>
          <w:lang w:eastAsia="fr-FR"/>
          <w:rPrChange w:id="3" w:author="user" w:date="2018-03-23T10:15: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4" w:author="user" w:date="2018-03-23T10:15:00Z">
            <w:rPr>
              <w:rFonts w:ascii="Myriad Pro" w:eastAsia="Times New Roman" w:hAnsi="Myriad Pro" w:cs="Times New Roman"/>
              <w:color w:val="0066B2"/>
              <w:sz w:val="18"/>
              <w:szCs w:val="18"/>
              <w:u w:val="single"/>
              <w:lang w:eastAsia="fr-FR"/>
            </w:rPr>
          </w:rPrChange>
        </w:rPr>
        <w:t>de</w:t>
      </w:r>
      <w:r w:rsidRPr="00CB53A8">
        <w:rPr>
          <w:rFonts w:ascii="Myriad Pro" w:eastAsia="Times New Roman" w:hAnsi="Myriad Pro" w:cs="Times New Roman"/>
          <w:sz w:val="18"/>
          <w:szCs w:val="18"/>
          <w:u w:val="single"/>
          <w:lang w:eastAsia="fr-FR"/>
          <w:rPrChange w:id="5" w:author="user" w:date="2018-03-23T10:15: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6" w:author="user" w:date="2018-03-23T10:15:00Z">
            <w:rPr>
              <w:rFonts w:ascii="Myriad Pro" w:eastAsia="Times New Roman" w:hAnsi="Myriad Pro" w:cs="Times New Roman"/>
              <w:color w:val="0066B2"/>
              <w:sz w:val="18"/>
              <w:szCs w:val="18"/>
              <w:u w:val="single"/>
              <w:lang w:eastAsia="fr-FR"/>
            </w:rPr>
          </w:rPrChange>
        </w:rPr>
        <w:t>sécurité</w:t>
      </w:r>
      <w:r w:rsidRPr="008D09F1">
        <w:rPr>
          <w:rFonts w:ascii="Myriad Pro" w:eastAsia="Times New Roman" w:hAnsi="Myriad Pro" w:cs="Times New Roman"/>
          <w:color w:val="333333"/>
          <w:sz w:val="18"/>
          <w:szCs w:val="18"/>
          <w:lang w:eastAsia="fr-FR"/>
        </w:rPr>
        <w:t>, vous serez mieux protégés.</w:t>
      </w:r>
    </w:p>
    <w:p w:rsidR="007636A8" w:rsidRPr="008D09F1" w:rsidRDefault="007636A8" w:rsidP="008D09F1">
      <w:pPr>
        <w:shd w:val="clear" w:color="auto" w:fill="FFFFFF"/>
        <w:spacing w:after="0" w:line="240" w:lineRule="auto"/>
        <w:rPr>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2. Protégez vos mots de passe</w:t>
      </w:r>
      <w:r w:rsidRPr="008D09F1">
        <w:rPr>
          <w:rFonts w:ascii="Myriad Pro" w:eastAsia="Times New Roman" w:hAnsi="Myriad Pro" w:cs="Times New Roman"/>
          <w:color w:val="333333"/>
          <w:sz w:val="18"/>
          <w:szCs w:val="18"/>
          <w:lang w:eastAsia="fr-FR"/>
        </w:rPr>
        <w:br/>
        <w:t>Ne révélez jamais vos </w:t>
      </w:r>
      <w:r w:rsidRPr="00CB53A8">
        <w:rPr>
          <w:rFonts w:ascii="Myriad Pro" w:eastAsia="Times New Roman" w:hAnsi="Myriad Pro" w:cs="Times New Roman"/>
          <w:sz w:val="18"/>
          <w:szCs w:val="18"/>
          <w:lang w:eastAsia="fr-FR"/>
          <w:rPrChange w:id="7" w:author="user" w:date="2018-03-23T10:15:00Z">
            <w:rPr>
              <w:rFonts w:ascii="Myriad Pro" w:eastAsia="Times New Roman" w:hAnsi="Myriad Pro" w:cs="Times New Roman"/>
              <w:color w:val="0066B2"/>
              <w:sz w:val="18"/>
              <w:szCs w:val="18"/>
              <w:u w:val="single"/>
              <w:lang w:eastAsia="fr-FR"/>
            </w:rPr>
          </w:rPrChange>
        </w:rPr>
        <w:t>mots</w:t>
      </w:r>
      <w:del w:id="8" w:author="user" w:date="2018-03-23T10:15:00Z">
        <w:r w:rsidRPr="00CB53A8" w:rsidDel="00CB53A8">
          <w:rPr>
            <w:rFonts w:ascii="Myriad Pro" w:eastAsia="Times New Roman" w:hAnsi="Myriad Pro" w:cs="Times New Roman"/>
            <w:sz w:val="18"/>
            <w:szCs w:val="18"/>
            <w:u w:val="single"/>
            <w:lang w:eastAsia="fr-FR"/>
            <w:rPrChange w:id="9" w:author="user" w:date="2018-03-23T10:15:00Z">
              <w:rPr>
                <w:rFonts w:ascii="Myriad Pro" w:eastAsia="Times New Roman" w:hAnsi="Myriad Pro" w:cs="Times New Roman"/>
                <w:color w:val="0066B2"/>
                <w:sz w:val="18"/>
                <w:szCs w:val="18"/>
                <w:u w:val="single"/>
                <w:lang w:eastAsia="fr-FR"/>
              </w:rPr>
            </w:rPrChange>
          </w:rPr>
          <w:delText xml:space="preserve"> </w:delText>
        </w:r>
      </w:del>
      <w:ins w:id="10" w:author="user" w:date="2018-03-23T10:15:00Z">
        <w:r w:rsidR="00CB53A8">
          <w:rPr>
            <w:rFonts w:ascii="Myriad Pro" w:eastAsia="Times New Roman" w:hAnsi="Myriad Pro" w:cs="Times New Roman"/>
            <w:sz w:val="18"/>
            <w:szCs w:val="18"/>
            <w:u w:val="single"/>
            <w:lang w:eastAsia="fr-FR"/>
          </w:rPr>
          <w:t xml:space="preserve"> </w:t>
        </w:r>
      </w:ins>
      <w:r w:rsidRPr="00CB53A8">
        <w:rPr>
          <w:rFonts w:ascii="Myriad Pro" w:eastAsia="Times New Roman" w:hAnsi="Myriad Pro" w:cs="Times New Roman"/>
          <w:sz w:val="18"/>
          <w:szCs w:val="18"/>
          <w:lang w:eastAsia="fr-FR"/>
          <w:rPrChange w:id="11" w:author="user" w:date="2018-03-23T10:15:00Z">
            <w:rPr>
              <w:rFonts w:ascii="Myriad Pro" w:eastAsia="Times New Roman" w:hAnsi="Myriad Pro" w:cs="Times New Roman"/>
              <w:color w:val="0066B2"/>
              <w:sz w:val="18"/>
              <w:szCs w:val="18"/>
              <w:u w:val="single"/>
              <w:lang w:eastAsia="fr-FR"/>
            </w:rPr>
          </w:rPrChange>
        </w:rPr>
        <w:t>de</w:t>
      </w:r>
      <w:r w:rsidRPr="00CB53A8">
        <w:rPr>
          <w:rFonts w:ascii="Myriad Pro" w:eastAsia="Times New Roman" w:hAnsi="Myriad Pro" w:cs="Times New Roman"/>
          <w:sz w:val="18"/>
          <w:szCs w:val="18"/>
          <w:u w:val="single"/>
          <w:lang w:eastAsia="fr-FR"/>
          <w:rPrChange w:id="12" w:author="user" w:date="2018-03-23T10:15: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13" w:author="user" w:date="2018-03-23T10:15:00Z">
            <w:rPr>
              <w:rFonts w:ascii="Myriad Pro" w:eastAsia="Times New Roman" w:hAnsi="Myriad Pro" w:cs="Times New Roman"/>
              <w:color w:val="0066B2"/>
              <w:sz w:val="18"/>
              <w:szCs w:val="18"/>
              <w:u w:val="single"/>
              <w:lang w:eastAsia="fr-FR"/>
            </w:rPr>
          </w:rPrChange>
        </w:rPr>
        <w:t>passe</w:t>
      </w:r>
      <w:r w:rsidRPr="008D09F1">
        <w:rPr>
          <w:rFonts w:ascii="Myriad Pro" w:eastAsia="Times New Roman" w:hAnsi="Myriad Pro" w:cs="Times New Roman"/>
          <w:color w:val="333333"/>
          <w:sz w:val="18"/>
          <w:szCs w:val="18"/>
          <w:lang w:eastAsia="fr-FR"/>
        </w:rPr>
        <w:t>. Si quelqu’un vous les demande, refusez. Notre sécurité implique de ne jamais donner vos mots de passe.</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3. Sachez garder un secret</w:t>
      </w:r>
      <w:r w:rsidRPr="008D09F1">
        <w:rPr>
          <w:rFonts w:ascii="Myriad Pro" w:eastAsia="Times New Roman" w:hAnsi="Myriad Pro" w:cs="Times New Roman"/>
          <w:color w:val="333333"/>
          <w:sz w:val="18"/>
          <w:szCs w:val="18"/>
          <w:lang w:eastAsia="fr-FR"/>
        </w:rPr>
        <w:br/>
        <w:t>Ne révélez jamais de données </w:t>
      </w:r>
      <w:r w:rsidRPr="00CB53A8">
        <w:rPr>
          <w:rFonts w:ascii="Myriad Pro" w:eastAsia="Times New Roman" w:hAnsi="Myriad Pro" w:cs="Times New Roman"/>
          <w:sz w:val="18"/>
          <w:szCs w:val="18"/>
          <w:lang w:eastAsia="fr-FR"/>
          <w:rPrChange w:id="14" w:author="user" w:date="2018-03-23T10:15:00Z">
            <w:rPr>
              <w:rFonts w:ascii="Myriad Pro" w:eastAsia="Times New Roman" w:hAnsi="Myriad Pro" w:cs="Times New Roman"/>
              <w:color w:val="0066B2"/>
              <w:sz w:val="18"/>
              <w:szCs w:val="18"/>
              <w:u w:val="single"/>
              <w:lang w:eastAsia="fr-FR"/>
            </w:rPr>
          </w:rPrChange>
        </w:rPr>
        <w:t>confidentielles</w:t>
      </w:r>
      <w:r w:rsidRPr="008D09F1">
        <w:rPr>
          <w:rFonts w:ascii="Myriad Pro" w:eastAsia="Times New Roman" w:hAnsi="Myriad Pro" w:cs="Times New Roman"/>
          <w:color w:val="333333"/>
          <w:sz w:val="18"/>
          <w:szCs w:val="18"/>
          <w:lang w:eastAsia="fr-FR"/>
        </w:rPr>
        <w:t>, quel que soit le cas de figure.</w:t>
      </w:r>
      <w:r w:rsidRPr="008D09F1">
        <w:rPr>
          <w:rFonts w:ascii="Myriad Pro" w:eastAsia="Times New Roman" w:hAnsi="Myriad Pro" w:cs="Times New Roman"/>
          <w:color w:val="333333"/>
          <w:sz w:val="18"/>
          <w:szCs w:val="18"/>
          <w:lang w:eastAsia="fr-FR"/>
        </w:rPr>
        <w:br/>
        <w:t>Ne discutez pas en public de sujets devant rester secrets.</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4. Bloquez l’accès à votre ordinateur</w:t>
      </w:r>
      <w:r w:rsidRPr="008D09F1">
        <w:rPr>
          <w:rFonts w:ascii="Myriad Pro" w:eastAsia="Times New Roman" w:hAnsi="Myriad Pro" w:cs="Times New Roman"/>
          <w:color w:val="333333"/>
          <w:sz w:val="18"/>
          <w:szCs w:val="18"/>
          <w:lang w:eastAsia="fr-FR"/>
        </w:rPr>
        <w:br/>
        <w:t>Si vous quittez votre bureau, bloquez l’accès à votre ordinateur.</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5. Sauvegardez correctement vos données</w:t>
      </w:r>
      <w:r w:rsidRPr="008D09F1">
        <w:rPr>
          <w:rFonts w:ascii="Myriad Pro" w:eastAsia="Times New Roman" w:hAnsi="Myriad Pro" w:cs="Times New Roman"/>
          <w:color w:val="333333"/>
          <w:sz w:val="18"/>
          <w:szCs w:val="18"/>
          <w:lang w:eastAsia="fr-FR"/>
        </w:rPr>
        <w:br/>
        <w:t>Ne stockez jamais des données sur votre espace personnel. Utilisez plutôt un serveur de fichiers, qui fera partie d'une stratégie de </w:t>
      </w:r>
      <w:r w:rsidRPr="00CB53A8">
        <w:rPr>
          <w:rFonts w:ascii="Myriad Pro" w:eastAsia="Times New Roman" w:hAnsi="Myriad Pro" w:cs="Times New Roman"/>
          <w:sz w:val="18"/>
          <w:szCs w:val="18"/>
          <w:lang w:eastAsia="fr-FR"/>
          <w:rPrChange w:id="15" w:author="user" w:date="2018-03-23T10:15:00Z">
            <w:rPr>
              <w:rFonts w:ascii="Myriad Pro" w:eastAsia="Times New Roman" w:hAnsi="Myriad Pro" w:cs="Times New Roman"/>
              <w:color w:val="0066B2"/>
              <w:sz w:val="18"/>
              <w:szCs w:val="18"/>
              <w:u w:val="single"/>
              <w:lang w:eastAsia="fr-FR"/>
            </w:rPr>
          </w:rPrChange>
        </w:rPr>
        <w:t>sauvegarde</w:t>
      </w:r>
      <w:r w:rsidRPr="008D09F1">
        <w:rPr>
          <w:rFonts w:ascii="Myriad Pro" w:eastAsia="Times New Roman" w:hAnsi="Myriad Pro" w:cs="Times New Roman"/>
          <w:color w:val="333333"/>
          <w:sz w:val="18"/>
          <w:szCs w:val="18"/>
          <w:lang w:eastAsia="fr-FR"/>
        </w:rPr>
        <w:t>. Appliquer ces consignes vous permettra de récupérer vos données si elles ont été perdues et d’y avoir accès à tout moment.</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6. Résister aux méthodes "</w:t>
      </w:r>
      <w:r w:rsidRPr="00CB53A8">
        <w:rPr>
          <w:rFonts w:ascii="Myriad Pro" w:eastAsia="Times New Roman" w:hAnsi="Myriad Pro" w:cs="Times New Roman"/>
          <w:b/>
          <w:bCs/>
          <w:sz w:val="18"/>
          <w:szCs w:val="18"/>
          <w:lang w:eastAsia="fr-FR"/>
          <w:rPrChange w:id="16" w:author="user" w:date="2018-03-23T10:16:00Z">
            <w:rPr>
              <w:rFonts w:ascii="Myriad Pro" w:eastAsia="Times New Roman" w:hAnsi="Myriad Pro" w:cs="Times New Roman"/>
              <w:b/>
              <w:bCs/>
              <w:color w:val="333333"/>
              <w:sz w:val="18"/>
              <w:szCs w:val="18"/>
              <w:lang w:eastAsia="fr-FR"/>
            </w:rPr>
          </w:rPrChange>
        </w:rPr>
        <w:t>d'</w:t>
      </w:r>
      <w:r w:rsidRPr="00CB53A8">
        <w:rPr>
          <w:rFonts w:ascii="Myriad Pro" w:eastAsia="Times New Roman" w:hAnsi="Myriad Pro" w:cs="Times New Roman"/>
          <w:b/>
          <w:bCs/>
          <w:sz w:val="18"/>
          <w:szCs w:val="18"/>
          <w:lang w:eastAsia="fr-FR"/>
          <w:rPrChange w:id="17" w:author="user" w:date="2018-03-23T10:16:00Z">
            <w:rPr>
              <w:rFonts w:ascii="Myriad Pro" w:eastAsia="Times New Roman" w:hAnsi="Myriad Pro" w:cs="Times New Roman"/>
              <w:b/>
              <w:bCs/>
              <w:color w:val="0066B2"/>
              <w:sz w:val="18"/>
              <w:szCs w:val="18"/>
              <w:u w:val="single"/>
              <w:lang w:eastAsia="fr-FR"/>
            </w:rPr>
          </w:rPrChange>
        </w:rPr>
        <w:t>ingénierie</w:t>
      </w:r>
      <w:r w:rsidRPr="00CB53A8">
        <w:rPr>
          <w:rFonts w:ascii="Myriad Pro" w:eastAsia="Times New Roman" w:hAnsi="Myriad Pro" w:cs="Times New Roman"/>
          <w:b/>
          <w:bCs/>
          <w:sz w:val="18"/>
          <w:szCs w:val="18"/>
          <w:u w:val="single"/>
          <w:lang w:eastAsia="fr-FR"/>
          <w:rPrChange w:id="18" w:author="user" w:date="2018-03-23T10:16:00Z">
            <w:rPr>
              <w:rFonts w:ascii="Myriad Pro" w:eastAsia="Times New Roman" w:hAnsi="Myriad Pro" w:cs="Times New Roman"/>
              <w:b/>
              <w:bCs/>
              <w:color w:val="0066B2"/>
              <w:sz w:val="18"/>
              <w:szCs w:val="18"/>
              <w:u w:val="single"/>
              <w:lang w:eastAsia="fr-FR"/>
            </w:rPr>
          </w:rPrChange>
        </w:rPr>
        <w:t xml:space="preserve"> </w:t>
      </w:r>
      <w:r w:rsidRPr="00CB53A8">
        <w:rPr>
          <w:rFonts w:ascii="Myriad Pro" w:eastAsia="Times New Roman" w:hAnsi="Myriad Pro" w:cs="Times New Roman"/>
          <w:b/>
          <w:bCs/>
          <w:sz w:val="18"/>
          <w:szCs w:val="18"/>
          <w:lang w:eastAsia="fr-FR"/>
          <w:rPrChange w:id="19" w:author="user" w:date="2018-03-23T10:16:00Z">
            <w:rPr>
              <w:rFonts w:ascii="Myriad Pro" w:eastAsia="Times New Roman" w:hAnsi="Myriad Pro" w:cs="Times New Roman"/>
              <w:b/>
              <w:bCs/>
              <w:color w:val="0066B2"/>
              <w:sz w:val="18"/>
              <w:szCs w:val="18"/>
              <w:u w:val="single"/>
              <w:lang w:eastAsia="fr-FR"/>
            </w:rPr>
          </w:rPrChange>
        </w:rPr>
        <w:t>sociale</w:t>
      </w:r>
      <w:r w:rsidRPr="008D09F1">
        <w:rPr>
          <w:rFonts w:ascii="Myriad Pro" w:eastAsia="Times New Roman" w:hAnsi="Myriad Pro" w:cs="Times New Roman"/>
          <w:b/>
          <w:bCs/>
          <w:color w:val="333333"/>
          <w:sz w:val="18"/>
          <w:szCs w:val="18"/>
          <w:lang w:eastAsia="fr-FR"/>
        </w:rPr>
        <w:t>”</w:t>
      </w:r>
      <w:r w:rsidRPr="008D09F1">
        <w:rPr>
          <w:rFonts w:ascii="Myriad Pro" w:eastAsia="Times New Roman" w:hAnsi="Myriad Pro" w:cs="Times New Roman"/>
          <w:color w:val="333333"/>
          <w:sz w:val="18"/>
          <w:szCs w:val="18"/>
          <w:lang w:eastAsia="fr-FR"/>
        </w:rPr>
        <w:br/>
        <w:t>Lors d’une conversation par </w:t>
      </w:r>
      <w:r w:rsidRPr="00CB53A8">
        <w:rPr>
          <w:rFonts w:ascii="Myriad Pro" w:eastAsia="Times New Roman" w:hAnsi="Myriad Pro" w:cs="Times New Roman"/>
          <w:sz w:val="18"/>
          <w:szCs w:val="18"/>
          <w:lang w:eastAsia="fr-FR"/>
          <w:rPrChange w:id="20" w:author="user" w:date="2018-03-23T10:16:00Z">
            <w:rPr>
              <w:rFonts w:ascii="Myriad Pro" w:eastAsia="Times New Roman" w:hAnsi="Myriad Pro" w:cs="Times New Roman"/>
              <w:color w:val="0066B2"/>
              <w:sz w:val="18"/>
              <w:szCs w:val="18"/>
              <w:u w:val="single"/>
              <w:lang w:eastAsia="fr-FR"/>
            </w:rPr>
          </w:rPrChange>
        </w:rPr>
        <w:t>e-mail</w:t>
      </w:r>
      <w:r w:rsidRPr="00CB53A8">
        <w:rPr>
          <w:rFonts w:ascii="Myriad Pro" w:eastAsia="Times New Roman" w:hAnsi="Myriad Pro" w:cs="Times New Roman"/>
          <w:sz w:val="18"/>
          <w:szCs w:val="18"/>
          <w:lang w:eastAsia="fr-FR"/>
          <w:rPrChange w:id="21" w:author="user" w:date="2018-03-23T10:16: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 xml:space="preserve">ou par téléphone, assurez-vous de l’identité de votre interlocuteur. Soyez prudents à chaque fois que l'on vous demande des informations personnelles, confidentielles, ou importantes au niveau de l'entreprise. </w:t>
      </w:r>
      <w:r w:rsidRPr="00CB53A8">
        <w:rPr>
          <w:rFonts w:ascii="Myriad Pro" w:eastAsia="Times New Roman" w:hAnsi="Myriad Pro" w:cs="Times New Roman"/>
          <w:sz w:val="18"/>
          <w:szCs w:val="18"/>
          <w:lang w:eastAsia="fr-FR"/>
          <w:rPrChange w:id="22" w:author="user" w:date="2018-03-23T10:16:00Z">
            <w:rPr>
              <w:rFonts w:ascii="Myriad Pro" w:eastAsia="Times New Roman" w:hAnsi="Myriad Pro" w:cs="Times New Roman"/>
              <w:color w:val="333333"/>
              <w:sz w:val="18"/>
              <w:szCs w:val="18"/>
              <w:lang w:eastAsia="fr-FR"/>
            </w:rPr>
          </w:rPrChange>
        </w:rPr>
        <w:t>L'</w:t>
      </w:r>
      <w:r w:rsidRPr="00CB53A8">
        <w:rPr>
          <w:rFonts w:ascii="Myriad Pro" w:eastAsia="Times New Roman" w:hAnsi="Myriad Pro" w:cs="Times New Roman"/>
          <w:sz w:val="18"/>
          <w:szCs w:val="18"/>
          <w:lang w:eastAsia="fr-FR"/>
          <w:rPrChange w:id="23" w:author="user" w:date="2018-03-23T10:16:00Z">
            <w:rPr>
              <w:rFonts w:ascii="Myriad Pro" w:eastAsia="Times New Roman" w:hAnsi="Myriad Pro" w:cs="Times New Roman"/>
              <w:color w:val="0066B2"/>
              <w:sz w:val="18"/>
              <w:szCs w:val="18"/>
              <w:u w:val="single"/>
              <w:lang w:eastAsia="fr-FR"/>
            </w:rPr>
          </w:rPrChange>
        </w:rPr>
        <w:t>ingénierie</w:t>
      </w:r>
      <w:r w:rsidRPr="00CB53A8">
        <w:rPr>
          <w:rFonts w:ascii="Myriad Pro" w:eastAsia="Times New Roman" w:hAnsi="Myriad Pro" w:cs="Times New Roman"/>
          <w:sz w:val="18"/>
          <w:szCs w:val="18"/>
          <w:u w:val="single"/>
          <w:lang w:eastAsia="fr-FR"/>
          <w:rPrChange w:id="24" w:author="user" w:date="2018-03-23T10:16: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25" w:author="user" w:date="2018-03-23T10:16:00Z">
            <w:rPr>
              <w:rFonts w:ascii="Myriad Pro" w:eastAsia="Times New Roman" w:hAnsi="Myriad Pro" w:cs="Times New Roman"/>
              <w:color w:val="0066B2"/>
              <w:sz w:val="18"/>
              <w:szCs w:val="18"/>
              <w:u w:val="single"/>
              <w:lang w:eastAsia="fr-FR"/>
            </w:rPr>
          </w:rPrChange>
        </w:rPr>
        <w:t>sociale</w:t>
      </w:r>
      <w:r w:rsidRPr="00CB53A8">
        <w:rPr>
          <w:rFonts w:ascii="Myriad Pro" w:eastAsia="Times New Roman" w:hAnsi="Myriad Pro" w:cs="Times New Roman"/>
          <w:sz w:val="18"/>
          <w:szCs w:val="18"/>
          <w:lang w:eastAsia="fr-FR"/>
          <w:rPrChange w:id="26" w:author="user" w:date="2018-03-23T10:16: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exploite des </w:t>
      </w:r>
      <w:r w:rsidRPr="00CB53A8">
        <w:rPr>
          <w:rFonts w:ascii="Myriad Pro" w:eastAsia="Times New Roman" w:hAnsi="Myriad Pro" w:cs="Times New Roman"/>
          <w:sz w:val="18"/>
          <w:szCs w:val="18"/>
          <w:lang w:eastAsia="fr-FR"/>
          <w:rPrChange w:id="27" w:author="user" w:date="2018-03-23T10:16:00Z">
            <w:rPr>
              <w:rFonts w:ascii="Myriad Pro" w:eastAsia="Times New Roman" w:hAnsi="Myriad Pro" w:cs="Times New Roman"/>
              <w:color w:val="0066B2"/>
              <w:sz w:val="18"/>
              <w:szCs w:val="18"/>
              <w:u w:val="single"/>
              <w:lang w:eastAsia="fr-FR"/>
            </w:rPr>
          </w:rPrChange>
        </w:rPr>
        <w:t>vulnérabilités</w:t>
      </w:r>
      <w:r w:rsidRPr="00CB53A8">
        <w:rPr>
          <w:rFonts w:ascii="Myriad Pro" w:eastAsia="Times New Roman" w:hAnsi="Myriad Pro" w:cs="Times New Roman"/>
          <w:sz w:val="18"/>
          <w:szCs w:val="18"/>
          <w:u w:val="single"/>
          <w:lang w:eastAsia="fr-FR"/>
          <w:rPrChange w:id="28" w:author="user" w:date="2018-03-23T10:16: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29" w:author="user" w:date="2018-03-23T10:16:00Z">
            <w:rPr>
              <w:rFonts w:ascii="Myriad Pro" w:eastAsia="Times New Roman" w:hAnsi="Myriad Pro" w:cs="Times New Roman"/>
              <w:color w:val="0066B2"/>
              <w:sz w:val="18"/>
              <w:szCs w:val="18"/>
              <w:u w:val="single"/>
              <w:lang w:eastAsia="fr-FR"/>
            </w:rPr>
          </w:rPrChange>
        </w:rPr>
        <w:t>humaines</w:t>
      </w:r>
      <w:r w:rsidRPr="00CB53A8">
        <w:rPr>
          <w:rFonts w:ascii="Myriad Pro" w:eastAsia="Times New Roman" w:hAnsi="Myriad Pro" w:cs="Times New Roman"/>
          <w:sz w:val="18"/>
          <w:szCs w:val="18"/>
          <w:lang w:eastAsia="fr-FR"/>
          <w:rPrChange w:id="30" w:author="user" w:date="2018-03-23T10:16: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pour accéder à des informations confidentielles.</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7. Soyez attentifs à vos e-mails</w:t>
      </w:r>
      <w:r w:rsidRPr="008D09F1">
        <w:rPr>
          <w:rFonts w:ascii="Myriad Pro" w:eastAsia="Times New Roman" w:hAnsi="Myriad Pro" w:cs="Times New Roman"/>
          <w:color w:val="333333"/>
          <w:sz w:val="18"/>
          <w:szCs w:val="18"/>
          <w:lang w:eastAsia="fr-FR"/>
        </w:rPr>
        <w:br/>
        <w:t>Les e-mails peuvent représenter une </w:t>
      </w:r>
      <w:r w:rsidRPr="00CB53A8">
        <w:rPr>
          <w:rFonts w:ascii="Myriad Pro" w:eastAsia="Times New Roman" w:hAnsi="Myriad Pro" w:cs="Times New Roman"/>
          <w:sz w:val="18"/>
          <w:szCs w:val="18"/>
          <w:lang w:eastAsia="fr-FR"/>
          <w:rPrChange w:id="31" w:author="user" w:date="2018-03-23T10:16:00Z">
            <w:rPr>
              <w:rFonts w:ascii="Myriad Pro" w:eastAsia="Times New Roman" w:hAnsi="Myriad Pro" w:cs="Times New Roman"/>
              <w:color w:val="0066B2"/>
              <w:sz w:val="18"/>
              <w:szCs w:val="18"/>
              <w:u w:val="single"/>
              <w:lang w:eastAsia="fr-FR"/>
            </w:rPr>
          </w:rPrChange>
        </w:rPr>
        <w:t>menace</w:t>
      </w:r>
      <w:r w:rsidRPr="008D09F1">
        <w:rPr>
          <w:rFonts w:ascii="Myriad Pro" w:eastAsia="Times New Roman" w:hAnsi="Myriad Pro" w:cs="Times New Roman"/>
          <w:color w:val="333333"/>
          <w:sz w:val="18"/>
          <w:szCs w:val="18"/>
          <w:lang w:eastAsia="fr-FR"/>
        </w:rPr>
        <w:t> pour votre ordinateur et pour l’ensemble du réseau informatique. Ne répondez jamais aux e-mail vous demandant des informations personnelles et/ou confidentielles. Vérifiez la provenance, l'</w:t>
      </w:r>
      <w:r w:rsidR="008924B7" w:rsidRPr="008D09F1">
        <w:rPr>
          <w:rFonts w:ascii="Myriad Pro" w:eastAsia="Times New Roman" w:hAnsi="Myriad Pro" w:cs="Times New Roman"/>
          <w:color w:val="333333"/>
          <w:sz w:val="18"/>
          <w:szCs w:val="18"/>
          <w:lang w:eastAsia="fr-FR"/>
        </w:rPr>
        <w:t>innocuité</w:t>
      </w:r>
      <w:r w:rsidRPr="008D09F1">
        <w:rPr>
          <w:rFonts w:ascii="Myriad Pro" w:eastAsia="Times New Roman" w:hAnsi="Myriad Pro" w:cs="Times New Roman"/>
          <w:color w:val="333333"/>
          <w:sz w:val="18"/>
          <w:szCs w:val="18"/>
          <w:lang w:eastAsia="fr-FR"/>
        </w:rPr>
        <w:t xml:space="preserve"> et </w:t>
      </w:r>
      <w:r w:rsidRPr="00CB53A8">
        <w:rPr>
          <w:rFonts w:ascii="Myriad Pro" w:eastAsia="Times New Roman" w:hAnsi="Myriad Pro" w:cs="Times New Roman"/>
          <w:color w:val="333333"/>
          <w:sz w:val="18"/>
          <w:szCs w:val="18"/>
          <w:lang w:eastAsia="fr-FR"/>
        </w:rPr>
        <w:t>l</w:t>
      </w:r>
      <w:r w:rsidRPr="00CB53A8">
        <w:rPr>
          <w:rFonts w:ascii="Myriad Pro" w:eastAsia="Times New Roman" w:hAnsi="Myriad Pro" w:cs="Times New Roman"/>
          <w:sz w:val="18"/>
          <w:szCs w:val="18"/>
          <w:lang w:eastAsia="fr-FR"/>
          <w:rPrChange w:id="32" w:author="user" w:date="2018-03-23T10:16:00Z">
            <w:rPr>
              <w:rFonts w:ascii="Myriad Pro" w:eastAsia="Times New Roman" w:hAnsi="Myriad Pro" w:cs="Times New Roman"/>
              <w:color w:val="333333"/>
              <w:sz w:val="18"/>
              <w:szCs w:val="18"/>
              <w:lang w:eastAsia="fr-FR"/>
            </w:rPr>
          </w:rPrChange>
        </w:rPr>
        <w:t>'</w:t>
      </w:r>
      <w:r w:rsidRPr="00CB53A8">
        <w:rPr>
          <w:rFonts w:ascii="Myriad Pro" w:eastAsia="Times New Roman" w:hAnsi="Myriad Pro" w:cs="Times New Roman"/>
          <w:sz w:val="18"/>
          <w:szCs w:val="18"/>
          <w:lang w:eastAsia="fr-FR"/>
          <w:rPrChange w:id="33" w:author="user" w:date="2018-03-23T10:16:00Z">
            <w:rPr>
              <w:rFonts w:ascii="Myriad Pro" w:eastAsia="Times New Roman" w:hAnsi="Myriad Pro" w:cs="Times New Roman"/>
              <w:color w:val="0066B2"/>
              <w:sz w:val="18"/>
              <w:szCs w:val="18"/>
              <w:u w:val="single"/>
              <w:lang w:eastAsia="fr-FR"/>
            </w:rPr>
          </w:rPrChange>
        </w:rPr>
        <w:t>intégrité</w:t>
      </w:r>
      <w:r w:rsidRPr="008D09F1">
        <w:rPr>
          <w:rFonts w:ascii="Myriad Pro" w:eastAsia="Times New Roman" w:hAnsi="Myriad Pro" w:cs="Times New Roman"/>
          <w:color w:val="333333"/>
          <w:sz w:val="18"/>
          <w:szCs w:val="18"/>
          <w:lang w:eastAsia="fr-FR"/>
        </w:rPr>
        <w:t> de chaque pièce jointe.</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8. Utilisez intelligemment l'Internet </w:t>
      </w:r>
      <w:r w:rsidRPr="008D09F1">
        <w:rPr>
          <w:rFonts w:ascii="Myriad Pro" w:eastAsia="Times New Roman" w:hAnsi="Myriad Pro" w:cs="Times New Roman"/>
          <w:color w:val="333333"/>
          <w:sz w:val="18"/>
          <w:szCs w:val="18"/>
          <w:lang w:eastAsia="fr-FR"/>
        </w:rPr>
        <w:br/>
        <w:t xml:space="preserve">L’utilisation d’Internet est limitée pour des raisons de sécurité. L’accès est </w:t>
      </w:r>
      <w:r w:rsidRPr="00CB53A8">
        <w:rPr>
          <w:rFonts w:ascii="Myriad Pro" w:eastAsia="Times New Roman" w:hAnsi="Myriad Pro" w:cs="Times New Roman"/>
          <w:sz w:val="18"/>
          <w:szCs w:val="18"/>
          <w:lang w:eastAsia="fr-FR"/>
          <w:rPrChange w:id="34" w:author="user" w:date="2018-03-23T10:16:00Z">
            <w:rPr>
              <w:rFonts w:ascii="Myriad Pro" w:eastAsia="Times New Roman" w:hAnsi="Myriad Pro" w:cs="Times New Roman"/>
              <w:color w:val="333333"/>
              <w:sz w:val="18"/>
              <w:szCs w:val="18"/>
              <w:lang w:eastAsia="fr-FR"/>
            </w:rPr>
          </w:rPrChange>
        </w:rPr>
        <w:t>restreint (</w:t>
      </w:r>
      <w:r w:rsidRPr="00CB53A8">
        <w:rPr>
          <w:rFonts w:ascii="Myriad Pro" w:eastAsia="Times New Roman" w:hAnsi="Myriad Pro" w:cs="Times New Roman"/>
          <w:sz w:val="18"/>
          <w:szCs w:val="18"/>
          <w:lang w:eastAsia="fr-FR"/>
          <w:rPrChange w:id="35" w:author="user" w:date="2018-03-23T10:16:00Z">
            <w:rPr>
              <w:rFonts w:ascii="Myriad Pro" w:eastAsia="Times New Roman" w:hAnsi="Myriad Pro" w:cs="Times New Roman"/>
              <w:color w:val="0066B2"/>
              <w:sz w:val="18"/>
              <w:szCs w:val="18"/>
              <w:u w:val="single"/>
              <w:lang w:eastAsia="fr-FR"/>
            </w:rPr>
          </w:rPrChange>
        </w:rPr>
        <w:t>filtre</w:t>
      </w:r>
      <w:r w:rsidRPr="00CB53A8">
        <w:rPr>
          <w:rFonts w:ascii="Myriad Pro" w:eastAsia="Times New Roman" w:hAnsi="Myriad Pro" w:cs="Times New Roman"/>
          <w:sz w:val="18"/>
          <w:szCs w:val="18"/>
          <w:u w:val="single"/>
          <w:lang w:eastAsia="fr-FR"/>
          <w:rPrChange w:id="36" w:author="user" w:date="2018-03-23T10:16: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37" w:author="user" w:date="2018-03-23T10:16:00Z">
            <w:rPr>
              <w:rFonts w:ascii="Myriad Pro" w:eastAsia="Times New Roman" w:hAnsi="Myriad Pro" w:cs="Times New Roman"/>
              <w:color w:val="0066B2"/>
              <w:sz w:val="18"/>
              <w:szCs w:val="18"/>
              <w:u w:val="single"/>
              <w:lang w:eastAsia="fr-FR"/>
            </w:rPr>
          </w:rPrChange>
        </w:rPr>
        <w:t>web</w:t>
      </w:r>
      <w:r w:rsidRPr="00CB53A8">
        <w:rPr>
          <w:rFonts w:ascii="Myriad Pro" w:eastAsia="Times New Roman" w:hAnsi="Myriad Pro" w:cs="Times New Roman"/>
          <w:sz w:val="18"/>
          <w:szCs w:val="18"/>
          <w:lang w:eastAsia="fr-FR"/>
          <w:rPrChange w:id="38" w:author="user" w:date="2018-03-23T10:16:00Z">
            <w:rPr>
              <w:rFonts w:ascii="Myriad Pro" w:eastAsia="Times New Roman" w:hAnsi="Myriad Pro" w:cs="Times New Roman"/>
              <w:color w:val="333333"/>
              <w:sz w:val="18"/>
              <w:szCs w:val="18"/>
              <w:lang w:eastAsia="fr-FR"/>
            </w:rPr>
          </w:rPrChange>
        </w:rPr>
        <w:t xml:space="preserve">), </w:t>
      </w:r>
      <w:r w:rsidRPr="008D09F1">
        <w:rPr>
          <w:rFonts w:ascii="Myriad Pro" w:eastAsia="Times New Roman" w:hAnsi="Myriad Pro" w:cs="Times New Roman"/>
          <w:color w:val="333333"/>
          <w:sz w:val="18"/>
          <w:szCs w:val="18"/>
          <w:lang w:eastAsia="fr-FR"/>
        </w:rPr>
        <w:t>mais suffisant pour votre usage professionnel. Téléchargez uniquement des fichiers nécessaires à votre travail, jamais pour votre loisir, et soyez attentifs aux fichiers reçus.</w:t>
      </w:r>
      <w:r w:rsidRPr="008D09F1">
        <w:rPr>
          <w:rFonts w:ascii="Myriad Pro" w:eastAsia="Times New Roman" w:hAnsi="Myriad Pro" w:cs="Times New Roman"/>
          <w:color w:val="333333"/>
          <w:sz w:val="18"/>
          <w:szCs w:val="18"/>
          <w:lang w:eastAsia="fr-FR"/>
        </w:rPr>
        <w:br/>
      </w:r>
      <w:r w:rsidRPr="008D09F1">
        <w:rPr>
          <w:rFonts w:ascii="Myriad Pro" w:eastAsia="Times New Roman" w:hAnsi="Myriad Pro" w:cs="Times New Roman"/>
          <w:color w:val="333333"/>
          <w:sz w:val="18"/>
          <w:szCs w:val="18"/>
          <w:lang w:eastAsia="fr-FR"/>
        </w:rPr>
        <w:br/>
      </w:r>
      <w:r w:rsidRPr="008D09F1">
        <w:rPr>
          <w:rFonts w:ascii="Myriad Pro" w:eastAsia="Times New Roman" w:hAnsi="Myriad Pro" w:cs="Times New Roman"/>
          <w:b/>
          <w:bCs/>
          <w:color w:val="333333"/>
          <w:sz w:val="18"/>
          <w:szCs w:val="18"/>
          <w:lang w:eastAsia="fr-FR"/>
        </w:rPr>
        <w:t>9. Utilisez un antivirus</w:t>
      </w:r>
      <w:r w:rsidRPr="008D09F1">
        <w:rPr>
          <w:rFonts w:ascii="Myriad Pro" w:eastAsia="Times New Roman" w:hAnsi="Myriad Pro" w:cs="Times New Roman"/>
          <w:color w:val="333333"/>
          <w:sz w:val="18"/>
          <w:szCs w:val="18"/>
          <w:lang w:eastAsia="fr-FR"/>
        </w:rPr>
        <w:br/>
        <w:t>Un </w:t>
      </w:r>
      <w:r w:rsidRPr="00CB53A8">
        <w:rPr>
          <w:rFonts w:ascii="Myriad Pro" w:eastAsia="Times New Roman" w:hAnsi="Myriad Pro" w:cs="Times New Roman"/>
          <w:sz w:val="18"/>
          <w:szCs w:val="18"/>
          <w:lang w:eastAsia="fr-FR"/>
          <w:rPrChange w:id="39" w:author="user" w:date="2018-03-23T10:16:00Z">
            <w:rPr>
              <w:rFonts w:ascii="Myriad Pro" w:eastAsia="Times New Roman" w:hAnsi="Myriad Pro" w:cs="Times New Roman"/>
              <w:color w:val="0066B2"/>
              <w:sz w:val="18"/>
              <w:szCs w:val="18"/>
              <w:u w:val="single"/>
              <w:lang w:eastAsia="fr-FR"/>
            </w:rPr>
          </w:rPrChange>
        </w:rPr>
        <w:t>antivirus</w:t>
      </w:r>
      <w:r w:rsidRPr="008D09F1">
        <w:rPr>
          <w:rFonts w:ascii="Myriad Pro" w:eastAsia="Times New Roman" w:hAnsi="Myriad Pro" w:cs="Times New Roman"/>
          <w:color w:val="333333"/>
          <w:sz w:val="18"/>
          <w:szCs w:val="18"/>
          <w:lang w:eastAsia="fr-FR"/>
        </w:rPr>
        <w:t xml:space="preserve"> est indispensable dans l’environnement professionnel actuel. Il est activé automatiquement et permet </w:t>
      </w:r>
      <w:r w:rsidR="008924B7" w:rsidRPr="008D09F1">
        <w:rPr>
          <w:rFonts w:ascii="Myriad Pro" w:eastAsia="Times New Roman" w:hAnsi="Myriad Pro" w:cs="Times New Roman"/>
          <w:color w:val="333333"/>
          <w:sz w:val="18"/>
          <w:szCs w:val="18"/>
          <w:lang w:eastAsia="fr-FR"/>
        </w:rPr>
        <w:t>d’analyser tous</w:t>
      </w:r>
      <w:r w:rsidRPr="008D09F1">
        <w:rPr>
          <w:rFonts w:ascii="Myriad Pro" w:eastAsia="Times New Roman" w:hAnsi="Myriad Pro" w:cs="Times New Roman"/>
          <w:color w:val="333333"/>
          <w:sz w:val="18"/>
          <w:szCs w:val="18"/>
          <w:lang w:eastAsia="fr-FR"/>
        </w:rPr>
        <w:t xml:space="preserve"> vos fichiers avant même que vous les ayez ouverts. Les mises à jour sont automatiques afin de lutter au mieux contre toute </w:t>
      </w:r>
      <w:r w:rsidRPr="00CB53A8">
        <w:rPr>
          <w:rFonts w:ascii="Myriad Pro" w:eastAsia="Times New Roman" w:hAnsi="Myriad Pro" w:cs="Times New Roman"/>
          <w:sz w:val="18"/>
          <w:szCs w:val="18"/>
          <w:lang w:eastAsia="fr-FR"/>
          <w:rPrChange w:id="40" w:author="user" w:date="2018-03-23T10:16:00Z">
            <w:rPr>
              <w:rFonts w:ascii="Myriad Pro" w:eastAsia="Times New Roman" w:hAnsi="Myriad Pro" w:cs="Times New Roman"/>
              <w:color w:val="333333"/>
              <w:sz w:val="18"/>
              <w:szCs w:val="18"/>
              <w:lang w:eastAsia="fr-FR"/>
            </w:rPr>
          </w:rPrChange>
        </w:rPr>
        <w:t>nouvelle </w:t>
      </w:r>
      <w:r w:rsidRPr="00CB53A8">
        <w:rPr>
          <w:rFonts w:ascii="Myriad Pro" w:eastAsia="Times New Roman" w:hAnsi="Myriad Pro" w:cs="Times New Roman"/>
          <w:sz w:val="18"/>
          <w:szCs w:val="18"/>
          <w:lang w:eastAsia="fr-FR"/>
          <w:rPrChange w:id="41" w:author="user" w:date="2018-03-23T10:16:00Z">
            <w:rPr>
              <w:rFonts w:ascii="Myriad Pro" w:eastAsia="Times New Roman" w:hAnsi="Myriad Pro" w:cs="Times New Roman"/>
              <w:color w:val="0066B2"/>
              <w:sz w:val="18"/>
              <w:szCs w:val="18"/>
              <w:u w:val="single"/>
              <w:lang w:eastAsia="fr-FR"/>
            </w:rPr>
          </w:rPrChange>
        </w:rPr>
        <w:t>menace</w:t>
      </w:r>
      <w:r w:rsidRPr="00CB53A8">
        <w:rPr>
          <w:rFonts w:ascii="Myriad Pro" w:eastAsia="Times New Roman" w:hAnsi="Myriad Pro" w:cs="Times New Roman"/>
          <w:sz w:val="18"/>
          <w:szCs w:val="18"/>
          <w:lang w:eastAsia="fr-FR"/>
          <w:rPrChange w:id="42" w:author="user" w:date="2018-03-23T10:16:00Z">
            <w:rPr>
              <w:rFonts w:ascii="Myriad Pro" w:eastAsia="Times New Roman" w:hAnsi="Myriad Pro" w:cs="Times New Roman"/>
              <w:color w:val="333333"/>
              <w:sz w:val="18"/>
              <w:szCs w:val="18"/>
              <w:lang w:eastAsia="fr-FR"/>
            </w:rPr>
          </w:rPrChange>
        </w:rPr>
        <w:t> informatique</w:t>
      </w:r>
      <w:r w:rsidRPr="008D09F1">
        <w:rPr>
          <w:rFonts w:ascii="Myriad Pro" w:eastAsia="Times New Roman" w:hAnsi="Myriad Pro" w:cs="Times New Roman"/>
          <w:color w:val="333333"/>
          <w:sz w:val="18"/>
          <w:szCs w:val="18"/>
          <w:lang w:eastAsia="fr-FR"/>
        </w:rPr>
        <w:t>. Si vous pensez avoir un </w:t>
      </w:r>
      <w:r w:rsidRPr="00CB53A8">
        <w:rPr>
          <w:rFonts w:ascii="Myriad Pro" w:eastAsia="Times New Roman" w:hAnsi="Myriad Pro" w:cs="Times New Roman"/>
          <w:sz w:val="18"/>
          <w:szCs w:val="18"/>
          <w:lang w:eastAsia="fr-FR"/>
          <w:rPrChange w:id="43" w:author="user" w:date="2018-03-23T10:16:00Z">
            <w:rPr>
              <w:rFonts w:ascii="Myriad Pro" w:eastAsia="Times New Roman" w:hAnsi="Myriad Pro" w:cs="Times New Roman"/>
              <w:color w:val="0066B2"/>
              <w:sz w:val="18"/>
              <w:szCs w:val="18"/>
              <w:u w:val="single"/>
              <w:lang w:eastAsia="fr-FR"/>
            </w:rPr>
          </w:rPrChange>
        </w:rPr>
        <w:t>virus</w:t>
      </w:r>
      <w:r w:rsidRPr="008D09F1">
        <w:rPr>
          <w:rFonts w:ascii="Myriad Pro" w:eastAsia="Times New Roman" w:hAnsi="Myriad Pro" w:cs="Times New Roman"/>
          <w:color w:val="333333"/>
          <w:sz w:val="18"/>
          <w:szCs w:val="18"/>
          <w:lang w:eastAsia="fr-FR"/>
        </w:rPr>
        <w:t>, prévenez immédiatement votre d</w:t>
      </w:r>
      <w:r w:rsidR="008924B7">
        <w:rPr>
          <w:rFonts w:ascii="Myriad Pro" w:eastAsia="Times New Roman" w:hAnsi="Myriad Pro" w:cs="Times New Roman"/>
          <w:color w:val="333333"/>
          <w:sz w:val="18"/>
          <w:szCs w:val="18"/>
          <w:lang w:eastAsia="fr-FR"/>
        </w:rPr>
        <w:t xml:space="preserve">irection </w:t>
      </w:r>
      <w:r w:rsidRPr="008D09F1">
        <w:rPr>
          <w:rFonts w:ascii="Myriad Pro" w:eastAsia="Times New Roman" w:hAnsi="Myriad Pro" w:cs="Times New Roman"/>
          <w:color w:val="333333"/>
          <w:sz w:val="18"/>
          <w:szCs w:val="18"/>
          <w:lang w:eastAsia="fr-FR"/>
        </w:rPr>
        <w:t>informatique.</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10. Prenez soin du hardware et du software</w:t>
      </w:r>
      <w:r w:rsidRPr="008D09F1">
        <w:rPr>
          <w:rFonts w:ascii="Myriad Pro" w:eastAsia="Times New Roman" w:hAnsi="Myriad Pro" w:cs="Times New Roman"/>
          <w:color w:val="333333"/>
          <w:sz w:val="18"/>
          <w:szCs w:val="18"/>
          <w:lang w:eastAsia="fr-FR"/>
        </w:rPr>
        <w:br/>
        <w:t>N’installez jamais de software pirate ou non autorisé. Utilisez uniquement ceux mis à votre disposition par votre organisation. Si vous avez besoin d’un logiciel qui n’est pas installé sur votre ordinateur, introduisez une demande d'installation.</w:t>
      </w:r>
      <w:r w:rsidRPr="008D09F1">
        <w:rPr>
          <w:rFonts w:ascii="Myriad Pro" w:eastAsia="Times New Roman" w:hAnsi="Myriad Pro" w:cs="Times New Roman"/>
          <w:color w:val="333333"/>
          <w:sz w:val="18"/>
          <w:szCs w:val="18"/>
          <w:lang w:eastAsia="fr-FR"/>
        </w:rPr>
        <w:br/>
        <w:t>Prenez soit du hardware : les ordinateurs portables sont plus fragiles et très tentants pour les voleurs.</w:t>
      </w:r>
      <w:r w:rsidRPr="008D09F1">
        <w:rPr>
          <w:rFonts w:ascii="Myriad Pro" w:eastAsia="Times New Roman" w:hAnsi="Myriad Pro" w:cs="Times New Roman"/>
          <w:color w:val="333333"/>
          <w:sz w:val="18"/>
          <w:szCs w:val="18"/>
          <w:lang w:eastAsia="fr-FR"/>
        </w:rPr>
        <w:br/>
        <w:t>En ce qui concerne les supports amovibles : l’utilisation de disque dur externe et de CD est limitée. Scannez tous les </w:t>
      </w:r>
      <w:r w:rsidRPr="00CB53A8">
        <w:rPr>
          <w:rFonts w:ascii="Myriad Pro" w:eastAsia="Times New Roman" w:hAnsi="Myriad Pro" w:cs="Times New Roman"/>
          <w:sz w:val="18"/>
          <w:szCs w:val="18"/>
          <w:lang w:eastAsia="fr-FR"/>
          <w:rPrChange w:id="44" w:author="user" w:date="2018-03-23T10:16:00Z">
            <w:rPr>
              <w:rFonts w:ascii="Myriad Pro" w:eastAsia="Times New Roman" w:hAnsi="Myriad Pro" w:cs="Times New Roman"/>
              <w:color w:val="0066B2"/>
              <w:sz w:val="18"/>
              <w:szCs w:val="18"/>
              <w:u w:val="single"/>
              <w:lang w:eastAsia="fr-FR"/>
            </w:rPr>
          </w:rPrChange>
        </w:rPr>
        <w:t>supports</w:t>
      </w:r>
      <w:r w:rsidRPr="00CB53A8">
        <w:rPr>
          <w:rFonts w:ascii="Myriad Pro" w:eastAsia="Times New Roman" w:hAnsi="Myriad Pro" w:cs="Times New Roman"/>
          <w:sz w:val="18"/>
          <w:szCs w:val="18"/>
          <w:u w:val="single"/>
          <w:lang w:eastAsia="fr-FR"/>
          <w:rPrChange w:id="45" w:author="user" w:date="2018-03-23T10:16:00Z">
            <w:rPr>
              <w:rFonts w:ascii="Myriad Pro" w:eastAsia="Times New Roman" w:hAnsi="Myriad Pro" w:cs="Times New Roman"/>
              <w:color w:val="0066B2"/>
              <w:sz w:val="18"/>
              <w:szCs w:val="18"/>
              <w:u w:val="single"/>
              <w:lang w:eastAsia="fr-FR"/>
            </w:rPr>
          </w:rPrChange>
        </w:rPr>
        <w:t xml:space="preserve"> </w:t>
      </w:r>
      <w:r w:rsidRPr="00CB53A8">
        <w:rPr>
          <w:rFonts w:ascii="Myriad Pro" w:eastAsia="Times New Roman" w:hAnsi="Myriad Pro" w:cs="Times New Roman"/>
          <w:sz w:val="18"/>
          <w:szCs w:val="18"/>
          <w:lang w:eastAsia="fr-FR"/>
          <w:rPrChange w:id="46" w:author="user" w:date="2018-03-23T10:16:00Z">
            <w:rPr>
              <w:rFonts w:ascii="Myriad Pro" w:eastAsia="Times New Roman" w:hAnsi="Myriad Pro" w:cs="Times New Roman"/>
              <w:color w:val="0066B2"/>
              <w:sz w:val="18"/>
              <w:szCs w:val="18"/>
              <w:u w:val="single"/>
              <w:lang w:eastAsia="fr-FR"/>
            </w:rPr>
          </w:rPrChange>
        </w:rPr>
        <w:t>amovibles</w:t>
      </w:r>
      <w:r w:rsidRPr="00CB53A8">
        <w:rPr>
          <w:rFonts w:ascii="Myriad Pro" w:eastAsia="Times New Roman" w:hAnsi="Myriad Pro" w:cs="Times New Roman"/>
          <w:sz w:val="18"/>
          <w:szCs w:val="18"/>
          <w:lang w:eastAsia="fr-FR"/>
          <w:rPrChange w:id="47" w:author="user" w:date="2018-03-23T10:16: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afin de détecter d’éventuels virus. Utilisez ces supports seulement lorsque vous connaissez leur provenance et leur contenu.</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11. Signalez les incidents</w:t>
      </w:r>
      <w:r w:rsidRPr="008D09F1">
        <w:rPr>
          <w:rFonts w:ascii="Myriad Pro" w:eastAsia="Times New Roman" w:hAnsi="Myriad Pro" w:cs="Times New Roman"/>
          <w:color w:val="333333"/>
          <w:sz w:val="18"/>
          <w:szCs w:val="18"/>
          <w:lang w:eastAsia="fr-FR"/>
        </w:rPr>
        <w:br/>
        <w:t>Tout incident doit être signalé au plus vite. Cela peut prévenir d’autres incidents similaires. Nous sommes responsables de la sécurité de notre environnement.</w:t>
      </w:r>
      <w:r w:rsidRPr="008D09F1">
        <w:rPr>
          <w:rFonts w:ascii="Myriad Pro" w:eastAsia="Times New Roman" w:hAnsi="Myriad Pro" w:cs="Times New Roman"/>
          <w:color w:val="333333"/>
          <w:sz w:val="18"/>
          <w:szCs w:val="18"/>
          <w:lang w:eastAsia="fr-FR"/>
        </w:rPr>
        <w:br/>
        <w:t>Le non-respect de la sécurité ou la violation des règles établies peut entraîner des sanctions disciplinaires.</w:t>
      </w:r>
    </w:p>
    <w:p w:rsidR="007636A8" w:rsidDel="00A55528" w:rsidRDefault="007636A8" w:rsidP="008D09F1">
      <w:pPr>
        <w:shd w:val="clear" w:color="auto" w:fill="FFFFFF"/>
        <w:spacing w:before="300" w:after="150" w:line="240" w:lineRule="auto"/>
        <w:outlineLvl w:val="1"/>
        <w:rPr>
          <w:del w:id="48" w:author="user" w:date="2018-03-23T10:20:00Z"/>
          <w:rFonts w:ascii="Tahoma" w:eastAsia="Times New Roman" w:hAnsi="Tahoma" w:cs="Tahoma"/>
          <w:color w:val="565656"/>
          <w:sz w:val="45"/>
          <w:szCs w:val="45"/>
          <w:lang w:eastAsia="fr-FR"/>
        </w:rPr>
      </w:pPr>
    </w:p>
    <w:p w:rsidR="008D09F1" w:rsidRPr="008D09F1" w:rsidRDefault="008D09F1" w:rsidP="008D09F1">
      <w:pPr>
        <w:shd w:val="clear" w:color="auto" w:fill="FFFFFF"/>
        <w:spacing w:before="300" w:after="150" w:line="240" w:lineRule="auto"/>
        <w:outlineLvl w:val="1"/>
        <w:rPr>
          <w:rFonts w:ascii="Tahoma" w:eastAsia="Times New Roman" w:hAnsi="Tahoma" w:cs="Tahoma"/>
          <w:color w:val="565656"/>
          <w:sz w:val="45"/>
          <w:szCs w:val="45"/>
          <w:lang w:eastAsia="fr-FR"/>
        </w:rPr>
      </w:pPr>
      <w:r w:rsidRPr="008D09F1">
        <w:rPr>
          <w:rFonts w:ascii="Tahoma" w:eastAsia="Times New Roman" w:hAnsi="Tahoma" w:cs="Tahoma"/>
          <w:color w:val="565656"/>
          <w:sz w:val="45"/>
          <w:szCs w:val="45"/>
          <w:lang w:eastAsia="fr-FR"/>
        </w:rPr>
        <w:t>Les bons réflexes</w:t>
      </w:r>
    </w:p>
    <w:p w:rsidR="00A55528" w:rsidRDefault="00A55528" w:rsidP="008D09F1">
      <w:pPr>
        <w:shd w:val="clear" w:color="auto" w:fill="FFFFFF"/>
        <w:spacing w:after="150" w:line="240" w:lineRule="auto"/>
        <w:rPr>
          <w:ins w:id="49" w:author="user" w:date="2018-03-23T10:20:00Z"/>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15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Dès que vous utilisez un outil informatique, veuillez respecter les "règles d’or" suivantes :</w:t>
      </w: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1. Le mot de passe : verrouiller le coffre-fort</w:t>
      </w:r>
      <w:r w:rsidRPr="008D09F1">
        <w:rPr>
          <w:rFonts w:ascii="Myriad Pro" w:eastAsia="Times New Roman" w:hAnsi="Myriad Pro" w:cs="Times New Roman"/>
          <w:color w:val="333333"/>
          <w:sz w:val="18"/>
          <w:szCs w:val="18"/>
          <w:lang w:eastAsia="fr-FR"/>
        </w:rPr>
        <w:br/>
      </w:r>
      <w:r w:rsidRPr="00CB53A8">
        <w:rPr>
          <w:rFonts w:ascii="Myriad Pro" w:eastAsia="Times New Roman" w:hAnsi="Myriad Pro" w:cs="Times New Roman"/>
          <w:sz w:val="18"/>
          <w:szCs w:val="18"/>
          <w:lang w:eastAsia="fr-FR"/>
          <w:rPrChange w:id="50" w:author="user" w:date="2018-03-23T10:16:00Z">
            <w:rPr>
              <w:rFonts w:ascii="Myriad Pro" w:eastAsia="Times New Roman" w:hAnsi="Myriad Pro" w:cs="Times New Roman"/>
              <w:color w:val="333333"/>
              <w:sz w:val="18"/>
              <w:szCs w:val="18"/>
              <w:lang w:eastAsia="fr-FR"/>
            </w:rPr>
          </w:rPrChange>
        </w:rPr>
        <w:t>Le </w:t>
      </w:r>
      <w:r w:rsidRPr="00CB53A8">
        <w:rPr>
          <w:rFonts w:ascii="Myriad Pro" w:eastAsia="Times New Roman" w:hAnsi="Myriad Pro" w:cs="Times New Roman"/>
          <w:sz w:val="18"/>
          <w:szCs w:val="18"/>
          <w:lang w:eastAsia="fr-FR"/>
          <w:rPrChange w:id="51" w:author="user" w:date="2018-03-23T10:16:00Z">
            <w:rPr>
              <w:rFonts w:ascii="Myriad Pro" w:eastAsia="Times New Roman" w:hAnsi="Myriad Pro" w:cs="Times New Roman"/>
              <w:color w:val="0066B2"/>
              <w:sz w:val="18"/>
              <w:szCs w:val="18"/>
              <w:u w:val="single"/>
              <w:lang w:eastAsia="fr-FR"/>
            </w:rPr>
          </w:rPrChange>
        </w:rPr>
        <w:t>mot de passe</w:t>
      </w:r>
      <w:r w:rsidRPr="00CB53A8">
        <w:rPr>
          <w:rFonts w:ascii="Myriad Pro" w:eastAsia="Times New Roman" w:hAnsi="Myriad Pro" w:cs="Times New Roman"/>
          <w:sz w:val="18"/>
          <w:szCs w:val="18"/>
          <w:lang w:eastAsia="fr-FR"/>
          <w:rPrChange w:id="52" w:author="user" w:date="2018-03-23T10:16: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représente la clé d’accès à vos informations et à vos comptes en ligne. Le défi consiste à en choisir un qui soit aisément mémorisable, tout en étant difficile à deviner par autrui. Évitez d'utiliser le prénom de vos enfants ou autres informations personnelles, faciles à deviner par autrui. Changez votre mot de passe régulièrement, ne le partagez avec personne, et utilisez différents mots de passe pour différentes applications.</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2. L’antivirus : vacciner son ordinateur</w:t>
      </w:r>
      <w:r w:rsidRPr="008D09F1">
        <w:rPr>
          <w:rFonts w:ascii="Myriad Pro" w:eastAsia="Times New Roman" w:hAnsi="Myriad Pro" w:cs="Times New Roman"/>
          <w:color w:val="333333"/>
          <w:sz w:val="18"/>
          <w:szCs w:val="18"/>
          <w:lang w:eastAsia="fr-FR"/>
        </w:rPr>
        <w:br/>
        <w:t>Tout comme vous, votre ordinateur a besoin d’être vacciné pour rester en bonne santé et ainsi se préserver des virus et des vers. Installer un </w:t>
      </w:r>
      <w:r w:rsidRPr="00CB53A8">
        <w:rPr>
          <w:rFonts w:ascii="Myriad Pro" w:eastAsia="Times New Roman" w:hAnsi="Myriad Pro" w:cs="Times New Roman"/>
          <w:sz w:val="18"/>
          <w:szCs w:val="18"/>
          <w:lang w:eastAsia="fr-FR"/>
          <w:rPrChange w:id="53" w:author="user" w:date="2018-03-23T10:16:00Z">
            <w:rPr>
              <w:rFonts w:ascii="Myriad Pro" w:eastAsia="Times New Roman" w:hAnsi="Myriad Pro" w:cs="Times New Roman"/>
              <w:color w:val="0066B2"/>
              <w:sz w:val="18"/>
              <w:szCs w:val="18"/>
              <w:u w:val="single"/>
              <w:lang w:eastAsia="fr-FR"/>
            </w:rPr>
          </w:rPrChange>
        </w:rPr>
        <w:t>antivirus</w:t>
      </w:r>
      <w:r w:rsidRPr="008D09F1">
        <w:rPr>
          <w:rFonts w:ascii="Myriad Pro" w:eastAsia="Times New Roman" w:hAnsi="Myriad Pro" w:cs="Times New Roman"/>
          <w:color w:val="333333"/>
          <w:sz w:val="18"/>
          <w:szCs w:val="18"/>
          <w:lang w:eastAsia="fr-FR"/>
        </w:rPr>
        <w:t> et le maintenir à jour est un réflexe indispensable pour la sécurité informatique.</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3. Le firewall : se prémunir contre les </w:t>
      </w:r>
      <w:r w:rsidRPr="00CB53A8">
        <w:rPr>
          <w:rFonts w:ascii="Myriad Pro" w:eastAsia="Times New Roman" w:hAnsi="Myriad Pro" w:cs="Times New Roman"/>
          <w:b/>
          <w:bCs/>
          <w:sz w:val="18"/>
          <w:szCs w:val="18"/>
          <w:lang w:eastAsia="fr-FR"/>
          <w:rPrChange w:id="54" w:author="user" w:date="2018-03-23T10:17:00Z">
            <w:rPr>
              <w:rFonts w:ascii="Myriad Pro" w:eastAsia="Times New Roman" w:hAnsi="Myriad Pro" w:cs="Times New Roman"/>
              <w:b/>
              <w:bCs/>
              <w:color w:val="0066B2"/>
              <w:sz w:val="18"/>
              <w:szCs w:val="18"/>
              <w:u w:val="single"/>
              <w:lang w:eastAsia="fr-FR"/>
            </w:rPr>
          </w:rPrChange>
        </w:rPr>
        <w:t>attaques</w:t>
      </w:r>
      <w:r w:rsidRPr="008D09F1">
        <w:rPr>
          <w:rFonts w:ascii="Myriad Pro" w:eastAsia="Times New Roman" w:hAnsi="Myriad Pro" w:cs="Times New Roman"/>
          <w:color w:val="333333"/>
          <w:sz w:val="18"/>
          <w:szCs w:val="18"/>
          <w:lang w:eastAsia="fr-FR"/>
        </w:rPr>
        <w:br/>
        <w:t>Installez un </w:t>
      </w:r>
      <w:r w:rsidRPr="00CB53A8">
        <w:rPr>
          <w:rFonts w:ascii="Myriad Pro" w:eastAsia="Times New Roman" w:hAnsi="Myriad Pro" w:cs="Times New Roman"/>
          <w:sz w:val="18"/>
          <w:szCs w:val="18"/>
          <w:lang w:eastAsia="fr-FR"/>
          <w:rPrChange w:id="55" w:author="user" w:date="2018-03-23T10:17:00Z">
            <w:rPr>
              <w:rFonts w:ascii="Myriad Pro" w:eastAsia="Times New Roman" w:hAnsi="Myriad Pro" w:cs="Times New Roman"/>
              <w:color w:val="0066B2"/>
              <w:sz w:val="18"/>
              <w:szCs w:val="18"/>
              <w:u w:val="single"/>
              <w:lang w:eastAsia="fr-FR"/>
            </w:rPr>
          </w:rPrChange>
        </w:rPr>
        <w:t>pare-feu</w:t>
      </w:r>
      <w:r w:rsidRPr="00CB53A8">
        <w:rPr>
          <w:rFonts w:ascii="Myriad Pro" w:eastAsia="Times New Roman" w:hAnsi="Myriad Pro" w:cs="Times New Roman"/>
          <w:sz w:val="18"/>
          <w:szCs w:val="18"/>
          <w:lang w:eastAsia="fr-FR"/>
          <w:rPrChange w:id="56" w:author="user" w:date="2018-03-23T10:17: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(firewall) et configurez-le correctement. Cela vous permettra non seulement de bloquer les attaques ou connections suspectes pouvant provenir de virus, vers ou chevaux de Troie, mais aussi d’éviter la fuite de vos informations personnelles et confidentielles.</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Pr="008D09F1" w:rsidRDefault="008D09F1" w:rsidP="008D09F1">
      <w:pPr>
        <w:shd w:val="clear" w:color="auto" w:fill="FFFFFF"/>
        <w:spacing w:after="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4. L’anti-spyware : déjouer l’espionnage organisé</w:t>
      </w:r>
      <w:r w:rsidRPr="008D09F1">
        <w:rPr>
          <w:rFonts w:ascii="Myriad Pro" w:eastAsia="Times New Roman" w:hAnsi="Myriad Pro" w:cs="Times New Roman"/>
          <w:color w:val="333333"/>
          <w:sz w:val="18"/>
          <w:szCs w:val="18"/>
          <w:lang w:eastAsia="fr-FR"/>
        </w:rPr>
        <w:br/>
        <w:t>Sécurisez vos transactions e-</w:t>
      </w:r>
      <w:r w:rsidR="008924B7" w:rsidRPr="008D09F1">
        <w:rPr>
          <w:rFonts w:ascii="Myriad Pro" w:eastAsia="Times New Roman" w:hAnsi="Myriad Pro" w:cs="Times New Roman"/>
          <w:color w:val="333333"/>
          <w:sz w:val="18"/>
          <w:szCs w:val="18"/>
          <w:lang w:eastAsia="fr-FR"/>
        </w:rPr>
        <w:t>Banking</w:t>
      </w:r>
      <w:r w:rsidRPr="008D09F1">
        <w:rPr>
          <w:rFonts w:ascii="Myriad Pro" w:eastAsia="Times New Roman" w:hAnsi="Myriad Pro" w:cs="Times New Roman"/>
          <w:color w:val="333333"/>
          <w:sz w:val="18"/>
          <w:szCs w:val="18"/>
          <w:lang w:eastAsia="fr-FR"/>
        </w:rPr>
        <w:t xml:space="preserve"> / e-commerce en installant un anti-spyware dont l'objet est de balayer régulièrement l’ordinateur afin de repérer </w:t>
      </w:r>
      <w:r w:rsidRPr="00CB53A8">
        <w:rPr>
          <w:rFonts w:ascii="Myriad Pro" w:eastAsia="Times New Roman" w:hAnsi="Myriad Pro" w:cs="Times New Roman"/>
          <w:sz w:val="18"/>
          <w:szCs w:val="18"/>
          <w:lang w:eastAsia="fr-FR"/>
          <w:rPrChange w:id="57" w:author="user" w:date="2018-03-23T10:17:00Z">
            <w:rPr>
              <w:rFonts w:ascii="Myriad Pro" w:eastAsia="Times New Roman" w:hAnsi="Myriad Pro" w:cs="Times New Roman"/>
              <w:color w:val="333333"/>
              <w:sz w:val="18"/>
              <w:szCs w:val="18"/>
              <w:lang w:eastAsia="fr-FR"/>
            </w:rPr>
          </w:rPrChange>
        </w:rPr>
        <w:t>les </w:t>
      </w:r>
      <w:r w:rsidRPr="00CB53A8">
        <w:rPr>
          <w:rFonts w:ascii="Myriad Pro" w:eastAsia="Times New Roman" w:hAnsi="Myriad Pro" w:cs="Times New Roman"/>
          <w:sz w:val="18"/>
          <w:szCs w:val="18"/>
          <w:lang w:eastAsia="fr-FR"/>
          <w:rPrChange w:id="58" w:author="user" w:date="2018-03-23T10:17:00Z">
            <w:rPr>
              <w:rFonts w:ascii="Myriad Pro" w:eastAsia="Times New Roman" w:hAnsi="Myriad Pro" w:cs="Times New Roman"/>
              <w:color w:val="0066B2"/>
              <w:sz w:val="18"/>
              <w:szCs w:val="18"/>
              <w:u w:val="single"/>
              <w:lang w:eastAsia="fr-FR"/>
            </w:rPr>
          </w:rPrChange>
        </w:rPr>
        <w:t>logiciels malicieux</w:t>
      </w:r>
      <w:ins w:id="59" w:author="user" w:date="2018-03-23T10:17:00Z">
        <w:r w:rsidR="00CB53A8">
          <w:rPr>
            <w:rFonts w:ascii="Myriad Pro" w:eastAsia="Times New Roman" w:hAnsi="Myriad Pro" w:cs="Times New Roman"/>
            <w:sz w:val="18"/>
            <w:szCs w:val="18"/>
            <w:lang w:eastAsia="fr-FR"/>
          </w:rPr>
          <w:t xml:space="preserve"> (malwares)</w:t>
        </w:r>
      </w:ins>
      <w:r w:rsidRPr="00CB53A8">
        <w:rPr>
          <w:rFonts w:ascii="Myriad Pro" w:eastAsia="Times New Roman" w:hAnsi="Myriad Pro" w:cs="Times New Roman"/>
          <w:sz w:val="18"/>
          <w:szCs w:val="18"/>
          <w:lang w:eastAsia="fr-FR"/>
          <w:rPrChange w:id="60" w:author="user" w:date="2018-03-23T10:17:00Z">
            <w:rPr>
              <w:rFonts w:ascii="Myriad Pro" w:eastAsia="Times New Roman" w:hAnsi="Myriad Pro" w:cs="Times New Roman"/>
              <w:color w:val="333333"/>
              <w:sz w:val="18"/>
              <w:szCs w:val="18"/>
              <w:lang w:eastAsia="fr-FR"/>
            </w:rPr>
          </w:rPrChange>
        </w:rPr>
        <w:t> </w:t>
      </w:r>
      <w:r w:rsidRPr="008D09F1">
        <w:rPr>
          <w:rFonts w:ascii="Myriad Pro" w:eastAsia="Times New Roman" w:hAnsi="Myriad Pro" w:cs="Times New Roman"/>
          <w:color w:val="333333"/>
          <w:sz w:val="18"/>
          <w:szCs w:val="18"/>
          <w:lang w:eastAsia="fr-FR"/>
        </w:rPr>
        <w:t>qui pourraient s’y trouver.</w:t>
      </w:r>
    </w:p>
    <w:p w:rsidR="007636A8" w:rsidRDefault="007636A8" w:rsidP="008D09F1">
      <w:pPr>
        <w:shd w:val="clear" w:color="auto" w:fill="FFFFFF"/>
        <w:spacing w:after="0" w:line="240" w:lineRule="auto"/>
        <w:rPr>
          <w:rFonts w:ascii="Myriad Pro" w:eastAsia="Times New Roman" w:hAnsi="Myriad Pro" w:cs="Times New Roman"/>
          <w:b/>
          <w:bCs/>
          <w:color w:val="333333"/>
          <w:sz w:val="18"/>
          <w:szCs w:val="18"/>
          <w:lang w:eastAsia="fr-FR"/>
        </w:rPr>
      </w:pPr>
    </w:p>
    <w:p w:rsidR="008D09F1" w:rsidRDefault="008D09F1" w:rsidP="008D09F1">
      <w:pPr>
        <w:shd w:val="clear" w:color="auto" w:fill="FFFFFF"/>
        <w:spacing w:after="0" w:line="240" w:lineRule="auto"/>
        <w:rPr>
          <w:ins w:id="61" w:author="user" w:date="2018-03-23T10:20:00Z"/>
          <w:rFonts w:ascii="Myriad Pro" w:eastAsia="Times New Roman" w:hAnsi="Myriad Pro" w:cs="Times New Roman"/>
          <w:color w:val="333333"/>
          <w:sz w:val="18"/>
          <w:szCs w:val="18"/>
          <w:lang w:eastAsia="fr-FR"/>
        </w:rPr>
      </w:pPr>
      <w:r w:rsidRPr="008D09F1">
        <w:rPr>
          <w:rFonts w:ascii="Myriad Pro" w:eastAsia="Times New Roman" w:hAnsi="Myriad Pro" w:cs="Times New Roman"/>
          <w:b/>
          <w:bCs/>
          <w:color w:val="333333"/>
          <w:sz w:val="18"/>
          <w:szCs w:val="18"/>
          <w:lang w:eastAsia="fr-FR"/>
        </w:rPr>
        <w:t>5. Les patchs de sécurité : colmater les brèches</w:t>
      </w:r>
      <w:r w:rsidRPr="008D09F1">
        <w:rPr>
          <w:rFonts w:ascii="Myriad Pro" w:eastAsia="Times New Roman" w:hAnsi="Myriad Pro" w:cs="Times New Roman"/>
          <w:color w:val="333333"/>
          <w:sz w:val="18"/>
          <w:szCs w:val="18"/>
          <w:lang w:eastAsia="fr-FR"/>
        </w:rPr>
        <w:br/>
        <w:t>Pour contrer les pirates qui cherchent et trouvent continuellement des failles dans les systèmes d’exploitation, actualisez en permanence votre browser. Appliquez également les </w:t>
      </w:r>
      <w:r w:rsidRPr="00CB53A8">
        <w:rPr>
          <w:rFonts w:ascii="Myriad Pro" w:eastAsia="Times New Roman" w:hAnsi="Myriad Pro" w:cs="Times New Roman"/>
          <w:sz w:val="18"/>
          <w:szCs w:val="18"/>
          <w:lang w:eastAsia="fr-FR"/>
          <w:rPrChange w:id="62" w:author="user" w:date="2018-03-23T10:17:00Z">
            <w:rPr>
              <w:rFonts w:ascii="Myriad Pro" w:eastAsia="Times New Roman" w:hAnsi="Myriad Pro" w:cs="Times New Roman"/>
              <w:color w:val="0066B2"/>
              <w:sz w:val="18"/>
              <w:szCs w:val="18"/>
              <w:u w:val="single"/>
              <w:lang w:eastAsia="fr-FR"/>
            </w:rPr>
          </w:rPrChange>
        </w:rPr>
        <w:t>patchs</w:t>
      </w:r>
      <w:r w:rsidRPr="008D09F1">
        <w:rPr>
          <w:rFonts w:ascii="Myriad Pro" w:eastAsia="Times New Roman" w:hAnsi="Myriad Pro" w:cs="Times New Roman"/>
          <w:color w:val="333333"/>
          <w:sz w:val="18"/>
          <w:szCs w:val="18"/>
          <w:lang w:eastAsia="fr-FR"/>
        </w:rPr>
        <w:t> adéquats. En effet, tout comme votre ant</w:t>
      </w:r>
      <w:r w:rsidR="008924B7">
        <w:rPr>
          <w:rFonts w:ascii="Myriad Pro" w:eastAsia="Times New Roman" w:hAnsi="Myriad Pro" w:cs="Times New Roman"/>
          <w:color w:val="333333"/>
          <w:sz w:val="18"/>
          <w:szCs w:val="18"/>
          <w:lang w:eastAsia="fr-FR"/>
        </w:rPr>
        <w:t>i</w:t>
      </w:r>
      <w:r w:rsidRPr="008D09F1">
        <w:rPr>
          <w:rFonts w:ascii="Myriad Pro" w:eastAsia="Times New Roman" w:hAnsi="Myriad Pro" w:cs="Times New Roman"/>
          <w:color w:val="333333"/>
          <w:sz w:val="18"/>
          <w:szCs w:val="18"/>
          <w:lang w:eastAsia="fr-FR"/>
        </w:rPr>
        <w:t>virus, votre système a besoin d'entretien. Faire les mises à jour nécessaires vous permettra de contrecarrer les dangers tels que les vers, les virus et les chevaux de Troie.</w:t>
      </w:r>
    </w:p>
    <w:p w:rsidR="00A55528" w:rsidRPr="008D09F1" w:rsidRDefault="00A55528" w:rsidP="008D09F1">
      <w:pPr>
        <w:shd w:val="clear" w:color="auto" w:fill="FFFFFF"/>
        <w:spacing w:after="0" w:line="240" w:lineRule="auto"/>
        <w:rPr>
          <w:rFonts w:ascii="Myriad Pro" w:eastAsia="Times New Roman" w:hAnsi="Myriad Pro" w:cs="Times New Roman"/>
          <w:color w:val="333333"/>
          <w:sz w:val="18"/>
          <w:szCs w:val="18"/>
          <w:lang w:eastAsia="fr-FR"/>
        </w:rPr>
      </w:pPr>
    </w:p>
    <w:p w:rsidR="008D09F1" w:rsidRDefault="008D09F1" w:rsidP="008D09F1">
      <w:pPr>
        <w:shd w:val="clear" w:color="auto" w:fill="FFFFFF"/>
        <w:spacing w:before="300" w:after="150" w:line="240" w:lineRule="auto"/>
        <w:outlineLvl w:val="1"/>
        <w:rPr>
          <w:ins w:id="63" w:author="user" w:date="2018-03-23T10:20:00Z"/>
          <w:rFonts w:ascii="Tahoma" w:eastAsia="Times New Roman" w:hAnsi="Tahoma" w:cs="Tahoma"/>
          <w:color w:val="565656"/>
          <w:sz w:val="45"/>
          <w:szCs w:val="45"/>
          <w:lang w:eastAsia="fr-FR"/>
        </w:rPr>
      </w:pPr>
      <w:r w:rsidRPr="008D09F1">
        <w:rPr>
          <w:rFonts w:ascii="Tahoma" w:eastAsia="Times New Roman" w:hAnsi="Tahoma" w:cs="Tahoma"/>
          <w:color w:val="565656"/>
          <w:sz w:val="45"/>
          <w:szCs w:val="45"/>
          <w:lang w:eastAsia="fr-FR"/>
        </w:rPr>
        <w:t>Les aspects légaux</w:t>
      </w:r>
    </w:p>
    <w:p w:rsidR="00A55528" w:rsidRPr="00A55528" w:rsidRDefault="00A55528" w:rsidP="008D09F1">
      <w:pPr>
        <w:shd w:val="clear" w:color="auto" w:fill="FFFFFF"/>
        <w:spacing w:before="300" w:after="150" w:line="240" w:lineRule="auto"/>
        <w:outlineLvl w:val="1"/>
        <w:rPr>
          <w:rFonts w:ascii="Tahoma" w:eastAsia="Times New Roman" w:hAnsi="Tahoma" w:cs="Tahoma"/>
          <w:color w:val="565656"/>
          <w:sz w:val="20"/>
          <w:szCs w:val="20"/>
          <w:lang w:eastAsia="fr-FR"/>
          <w:rPrChange w:id="64" w:author="user" w:date="2018-03-23T10:20:00Z">
            <w:rPr>
              <w:rFonts w:ascii="Tahoma" w:eastAsia="Times New Roman" w:hAnsi="Tahoma" w:cs="Tahoma"/>
              <w:color w:val="565656"/>
              <w:sz w:val="45"/>
              <w:szCs w:val="45"/>
              <w:lang w:eastAsia="fr-FR"/>
            </w:rPr>
          </w:rPrChange>
        </w:rPr>
      </w:pPr>
    </w:p>
    <w:p w:rsidR="008D09F1" w:rsidRDefault="008D09F1" w:rsidP="008D09F1">
      <w:pPr>
        <w:shd w:val="clear" w:color="auto" w:fill="FFFFFF"/>
        <w:spacing w:after="0" w:line="240" w:lineRule="auto"/>
        <w:rPr>
          <w:ins w:id="65" w:author="user" w:date="2018-03-23T10:18:00Z"/>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Le non-respect de la législation (</w:t>
      </w:r>
      <w:r w:rsidR="007636A8" w:rsidRPr="007636A8">
        <w:rPr>
          <w:rFonts w:ascii="Myriad Pro" w:eastAsia="Times New Roman" w:hAnsi="Myriad Pro" w:cs="Times New Roman"/>
          <w:color w:val="0070C0"/>
          <w:sz w:val="18"/>
          <w:szCs w:val="18"/>
          <w:lang w:eastAsia="fr-FR"/>
        </w:rPr>
        <w:t>document en annexe</w:t>
      </w:r>
      <w:r w:rsidRPr="008D09F1">
        <w:rPr>
          <w:rFonts w:ascii="Myriad Pro" w:eastAsia="Times New Roman" w:hAnsi="Myriad Pro" w:cs="Times New Roman"/>
          <w:color w:val="333333"/>
          <w:sz w:val="18"/>
          <w:szCs w:val="18"/>
          <w:lang w:eastAsia="fr-FR"/>
        </w:rPr>
        <w:t>) dans le domaine des technologies de l'information peut mettre l'organisation dans une situation délicate à l'égard de la loi, de ses clients (image de marque) mais aussi avoir des conséquences financières (amendes) ou pénales (responsabilité des personnes).</w:t>
      </w:r>
    </w:p>
    <w:p w:rsidR="00CB53A8" w:rsidRPr="008D09F1" w:rsidRDefault="00CB53A8" w:rsidP="008D09F1">
      <w:pPr>
        <w:shd w:val="clear" w:color="auto" w:fill="FFFFFF"/>
        <w:spacing w:after="0" w:line="240" w:lineRule="auto"/>
        <w:rPr>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15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Ainsi, la justice reconnaît et punit la :</w:t>
      </w:r>
    </w:p>
    <w:p w:rsidR="008D09F1" w:rsidRPr="008D09F1" w:rsidRDefault="008924B7">
      <w:pPr>
        <w:numPr>
          <w:ilvl w:val="0"/>
          <w:numId w:val="7"/>
        </w:numPr>
        <w:shd w:val="clear" w:color="auto" w:fill="FFFFFF"/>
        <w:spacing w:after="150" w:line="240" w:lineRule="auto"/>
        <w:rPr>
          <w:rFonts w:ascii="Myriad Pro" w:eastAsia="Times New Roman" w:hAnsi="Myriad Pro" w:cs="Times New Roman"/>
          <w:color w:val="333333"/>
          <w:sz w:val="18"/>
          <w:szCs w:val="18"/>
          <w:lang w:eastAsia="fr-FR"/>
        </w:rPr>
        <w:pPrChange w:id="66" w:author="user" w:date="2018-03-23T10:18:00Z">
          <w:pPr>
            <w:numPr>
              <w:numId w:val="4"/>
            </w:numPr>
            <w:shd w:val="clear" w:color="auto" w:fill="FFFFFF"/>
            <w:tabs>
              <w:tab w:val="num" w:pos="720"/>
            </w:tabs>
            <w:spacing w:after="150" w:line="240" w:lineRule="auto"/>
            <w:ind w:left="720" w:hanging="360"/>
          </w:pPr>
        </w:pPrChange>
      </w:pPr>
      <w:r w:rsidRPr="008D09F1">
        <w:rPr>
          <w:rFonts w:ascii="Myriad Pro" w:eastAsia="Times New Roman" w:hAnsi="Myriad Pro" w:cs="Times New Roman"/>
          <w:color w:val="333333"/>
          <w:sz w:val="18"/>
          <w:szCs w:val="18"/>
          <w:lang w:eastAsia="fr-FR"/>
        </w:rPr>
        <w:t>Responsabilité</w:t>
      </w:r>
      <w:r w:rsidR="008D09F1" w:rsidRPr="008D09F1">
        <w:rPr>
          <w:rFonts w:ascii="Myriad Pro" w:eastAsia="Times New Roman" w:hAnsi="Myriad Pro" w:cs="Times New Roman"/>
          <w:color w:val="333333"/>
          <w:sz w:val="18"/>
          <w:szCs w:val="18"/>
          <w:lang w:eastAsia="fr-FR"/>
        </w:rPr>
        <w:t xml:space="preserve"> de l’auteur de </w:t>
      </w:r>
      <w:r w:rsidRPr="008D09F1">
        <w:rPr>
          <w:rFonts w:ascii="Myriad Pro" w:eastAsia="Times New Roman" w:hAnsi="Myriad Pro" w:cs="Times New Roman"/>
          <w:color w:val="333333"/>
          <w:sz w:val="18"/>
          <w:szCs w:val="18"/>
          <w:lang w:eastAsia="fr-FR"/>
        </w:rPr>
        <w:t>l’attaque ;</w:t>
      </w:r>
    </w:p>
    <w:p w:rsidR="008D09F1" w:rsidRPr="008D09F1" w:rsidRDefault="008924B7">
      <w:pPr>
        <w:numPr>
          <w:ilvl w:val="0"/>
          <w:numId w:val="7"/>
        </w:numPr>
        <w:shd w:val="clear" w:color="auto" w:fill="FFFFFF"/>
        <w:spacing w:after="150" w:line="240" w:lineRule="auto"/>
        <w:rPr>
          <w:rFonts w:ascii="Myriad Pro" w:eastAsia="Times New Roman" w:hAnsi="Myriad Pro" w:cs="Times New Roman"/>
          <w:color w:val="333333"/>
          <w:sz w:val="18"/>
          <w:szCs w:val="18"/>
          <w:lang w:eastAsia="fr-FR"/>
        </w:rPr>
        <w:pPrChange w:id="67" w:author="user" w:date="2018-03-23T10:18:00Z">
          <w:pPr>
            <w:numPr>
              <w:numId w:val="4"/>
            </w:numPr>
            <w:shd w:val="clear" w:color="auto" w:fill="FFFFFF"/>
            <w:tabs>
              <w:tab w:val="num" w:pos="720"/>
            </w:tabs>
            <w:spacing w:after="150" w:line="240" w:lineRule="auto"/>
            <w:ind w:left="720" w:hanging="360"/>
          </w:pPr>
        </w:pPrChange>
      </w:pPr>
      <w:r w:rsidRPr="008D09F1">
        <w:rPr>
          <w:rFonts w:ascii="Myriad Pro" w:eastAsia="Times New Roman" w:hAnsi="Myriad Pro" w:cs="Times New Roman"/>
          <w:color w:val="333333"/>
          <w:sz w:val="18"/>
          <w:szCs w:val="18"/>
          <w:lang w:eastAsia="fr-FR"/>
        </w:rPr>
        <w:t>Responsabilité</w:t>
      </w:r>
      <w:r w:rsidR="008D09F1" w:rsidRPr="008D09F1">
        <w:rPr>
          <w:rFonts w:ascii="Myriad Pro" w:eastAsia="Times New Roman" w:hAnsi="Myriad Pro" w:cs="Times New Roman"/>
          <w:color w:val="333333"/>
          <w:sz w:val="18"/>
          <w:szCs w:val="18"/>
          <w:lang w:eastAsia="fr-FR"/>
        </w:rPr>
        <w:t xml:space="preserve"> de l’intermédiaire de </w:t>
      </w:r>
      <w:r w:rsidRPr="008D09F1">
        <w:rPr>
          <w:rFonts w:ascii="Myriad Pro" w:eastAsia="Times New Roman" w:hAnsi="Myriad Pro" w:cs="Times New Roman"/>
          <w:color w:val="333333"/>
          <w:sz w:val="18"/>
          <w:szCs w:val="18"/>
          <w:lang w:eastAsia="fr-FR"/>
        </w:rPr>
        <w:t>l’attaque ;</w:t>
      </w:r>
    </w:p>
    <w:p w:rsidR="008D09F1" w:rsidRPr="008D09F1" w:rsidRDefault="008924B7">
      <w:pPr>
        <w:numPr>
          <w:ilvl w:val="0"/>
          <w:numId w:val="7"/>
        </w:numPr>
        <w:shd w:val="clear" w:color="auto" w:fill="FFFFFF"/>
        <w:spacing w:after="150" w:line="240" w:lineRule="auto"/>
        <w:rPr>
          <w:rFonts w:ascii="Myriad Pro" w:eastAsia="Times New Roman" w:hAnsi="Myriad Pro" w:cs="Times New Roman"/>
          <w:color w:val="333333"/>
          <w:sz w:val="18"/>
          <w:szCs w:val="18"/>
          <w:lang w:eastAsia="fr-FR"/>
        </w:rPr>
        <w:pPrChange w:id="68" w:author="user" w:date="2018-03-23T10:18:00Z">
          <w:pPr>
            <w:numPr>
              <w:numId w:val="4"/>
            </w:numPr>
            <w:shd w:val="clear" w:color="auto" w:fill="FFFFFF"/>
            <w:tabs>
              <w:tab w:val="num" w:pos="720"/>
            </w:tabs>
            <w:spacing w:after="150" w:line="240" w:lineRule="auto"/>
            <w:ind w:left="720" w:hanging="360"/>
          </w:pPr>
        </w:pPrChange>
      </w:pPr>
      <w:r w:rsidRPr="008D09F1">
        <w:rPr>
          <w:rFonts w:ascii="Myriad Pro" w:eastAsia="Times New Roman" w:hAnsi="Myriad Pro" w:cs="Times New Roman"/>
          <w:color w:val="333333"/>
          <w:sz w:val="18"/>
          <w:szCs w:val="18"/>
          <w:lang w:eastAsia="fr-FR"/>
        </w:rPr>
        <w:t>Responsabilité</w:t>
      </w:r>
      <w:r w:rsidR="008D09F1" w:rsidRPr="008D09F1">
        <w:rPr>
          <w:rFonts w:ascii="Myriad Pro" w:eastAsia="Times New Roman" w:hAnsi="Myriad Pro" w:cs="Times New Roman"/>
          <w:color w:val="333333"/>
          <w:sz w:val="18"/>
          <w:szCs w:val="18"/>
          <w:lang w:eastAsia="fr-FR"/>
        </w:rPr>
        <w:t xml:space="preserve"> de la victime de l’attaque. La conséquence légale d’un manquement à l'obligation de sécurité en relation avec un traitement de données personnelles est punissable de </w:t>
      </w:r>
      <w:ins w:id="69" w:author="user" w:date="2018-03-23T10:17:00Z">
        <w:r w:rsidR="00CB53A8">
          <w:rPr>
            <w:rFonts w:ascii="Myriad Pro" w:eastAsia="Times New Roman" w:hAnsi="Myriad Pro" w:cs="Times New Roman"/>
            <w:color w:val="333333"/>
            <w:sz w:val="18"/>
            <w:szCs w:val="18"/>
            <w:lang w:eastAsia="fr-FR"/>
          </w:rPr>
          <w:t>prison et d’amende</w:t>
        </w:r>
      </w:ins>
      <w:del w:id="70" w:author="user" w:date="2018-03-23T10:17:00Z">
        <w:r w:rsidR="008D09F1" w:rsidRPr="008D09F1" w:rsidDel="00CB53A8">
          <w:rPr>
            <w:rFonts w:ascii="Myriad Pro" w:eastAsia="Times New Roman" w:hAnsi="Myriad Pro" w:cs="Times New Roman"/>
            <w:color w:val="333333"/>
            <w:sz w:val="18"/>
            <w:szCs w:val="18"/>
            <w:lang w:eastAsia="fr-FR"/>
          </w:rPr>
          <w:delText>8 jours à 1 an de prison et de 251 à 125.000 euros d'amende</w:delText>
        </w:r>
      </w:del>
      <w:r w:rsidR="008D09F1" w:rsidRPr="008D09F1">
        <w:rPr>
          <w:rFonts w:ascii="Myriad Pro" w:eastAsia="Times New Roman" w:hAnsi="Myriad Pro" w:cs="Times New Roman"/>
          <w:color w:val="333333"/>
          <w:sz w:val="18"/>
          <w:szCs w:val="18"/>
          <w:lang w:eastAsia="fr-FR"/>
        </w:rPr>
        <w:t>.</w:t>
      </w:r>
    </w:p>
    <w:p w:rsidR="00CB53A8" w:rsidRDefault="00CB53A8" w:rsidP="008D09F1">
      <w:pPr>
        <w:shd w:val="clear" w:color="auto" w:fill="FFFFFF"/>
        <w:spacing w:after="150" w:line="240" w:lineRule="auto"/>
        <w:rPr>
          <w:ins w:id="71" w:author="user" w:date="2018-03-23T10:18:00Z"/>
          <w:rFonts w:ascii="Myriad Pro" w:eastAsia="Times New Roman" w:hAnsi="Myriad Pro" w:cs="Times New Roman"/>
          <w:color w:val="333333"/>
          <w:sz w:val="18"/>
          <w:szCs w:val="18"/>
          <w:lang w:eastAsia="fr-FR"/>
        </w:rPr>
      </w:pPr>
    </w:p>
    <w:p w:rsidR="008D09F1" w:rsidRPr="008D09F1" w:rsidRDefault="008D09F1" w:rsidP="008D09F1">
      <w:pPr>
        <w:shd w:val="clear" w:color="auto" w:fill="FFFFFF"/>
        <w:spacing w:after="150" w:line="240" w:lineRule="auto"/>
        <w:rPr>
          <w:rFonts w:ascii="Myriad Pro" w:eastAsia="Times New Roman" w:hAnsi="Myriad Pro" w:cs="Times New Roman"/>
          <w:color w:val="333333"/>
          <w:sz w:val="18"/>
          <w:szCs w:val="18"/>
          <w:lang w:eastAsia="fr-FR"/>
        </w:rPr>
      </w:pPr>
      <w:r w:rsidRPr="008D09F1">
        <w:rPr>
          <w:rFonts w:ascii="Myriad Pro" w:eastAsia="Times New Roman" w:hAnsi="Myriad Pro" w:cs="Times New Roman"/>
          <w:color w:val="333333"/>
          <w:sz w:val="18"/>
          <w:szCs w:val="18"/>
          <w:lang w:eastAsia="fr-FR"/>
        </w:rPr>
        <w:t>De fait, toute organisation doit mettre en œuvre un niveau de sécurité en fonction :</w:t>
      </w:r>
    </w:p>
    <w:p w:rsidR="008D09F1" w:rsidRPr="008D09F1" w:rsidRDefault="008924B7">
      <w:pPr>
        <w:numPr>
          <w:ilvl w:val="0"/>
          <w:numId w:val="6"/>
        </w:numPr>
        <w:shd w:val="clear" w:color="auto" w:fill="FFFFFF"/>
        <w:spacing w:after="150" w:line="240" w:lineRule="auto"/>
        <w:rPr>
          <w:rFonts w:ascii="Myriad Pro" w:eastAsia="Times New Roman" w:hAnsi="Myriad Pro" w:cs="Times New Roman"/>
          <w:color w:val="333333"/>
          <w:sz w:val="18"/>
          <w:szCs w:val="18"/>
          <w:lang w:eastAsia="fr-FR"/>
        </w:rPr>
        <w:pPrChange w:id="72" w:author="user" w:date="2018-03-23T10:18:00Z">
          <w:pPr>
            <w:numPr>
              <w:numId w:val="5"/>
            </w:numPr>
            <w:shd w:val="clear" w:color="auto" w:fill="FFFFFF"/>
            <w:tabs>
              <w:tab w:val="num" w:pos="3600"/>
            </w:tabs>
            <w:spacing w:after="150" w:line="240" w:lineRule="auto"/>
            <w:ind w:left="3600" w:hanging="360"/>
          </w:pPr>
        </w:pPrChange>
      </w:pPr>
      <w:r w:rsidRPr="008D09F1">
        <w:rPr>
          <w:rFonts w:ascii="Myriad Pro" w:eastAsia="Times New Roman" w:hAnsi="Myriad Pro" w:cs="Times New Roman"/>
          <w:color w:val="333333"/>
          <w:sz w:val="18"/>
          <w:szCs w:val="18"/>
          <w:lang w:eastAsia="fr-FR"/>
        </w:rPr>
        <w:t>Du</w:t>
      </w:r>
      <w:r w:rsidR="008D09F1" w:rsidRPr="008D09F1">
        <w:rPr>
          <w:rFonts w:ascii="Myriad Pro" w:eastAsia="Times New Roman" w:hAnsi="Myriad Pro" w:cs="Times New Roman"/>
          <w:color w:val="333333"/>
          <w:sz w:val="18"/>
          <w:szCs w:val="18"/>
          <w:lang w:eastAsia="fr-FR"/>
        </w:rPr>
        <w:t xml:space="preserve"> risque d'atteinte à la vie </w:t>
      </w:r>
      <w:r w:rsidRPr="008D09F1">
        <w:rPr>
          <w:rFonts w:ascii="Myriad Pro" w:eastAsia="Times New Roman" w:hAnsi="Myriad Pro" w:cs="Times New Roman"/>
          <w:color w:val="333333"/>
          <w:sz w:val="18"/>
          <w:szCs w:val="18"/>
          <w:lang w:eastAsia="fr-FR"/>
        </w:rPr>
        <w:t>privée ;</w:t>
      </w:r>
    </w:p>
    <w:p w:rsidR="008D09F1" w:rsidRPr="008D09F1" w:rsidRDefault="008924B7">
      <w:pPr>
        <w:numPr>
          <w:ilvl w:val="0"/>
          <w:numId w:val="6"/>
        </w:numPr>
        <w:shd w:val="clear" w:color="auto" w:fill="FFFFFF"/>
        <w:spacing w:after="150" w:line="240" w:lineRule="auto"/>
        <w:rPr>
          <w:rFonts w:ascii="Myriad Pro" w:eastAsia="Times New Roman" w:hAnsi="Myriad Pro" w:cs="Times New Roman"/>
          <w:color w:val="333333"/>
          <w:sz w:val="18"/>
          <w:szCs w:val="18"/>
          <w:lang w:eastAsia="fr-FR"/>
        </w:rPr>
        <w:pPrChange w:id="73" w:author="user" w:date="2018-03-23T10:18:00Z">
          <w:pPr>
            <w:numPr>
              <w:numId w:val="5"/>
            </w:numPr>
            <w:shd w:val="clear" w:color="auto" w:fill="FFFFFF"/>
            <w:tabs>
              <w:tab w:val="num" w:pos="3600"/>
            </w:tabs>
            <w:spacing w:after="150" w:line="240" w:lineRule="auto"/>
            <w:ind w:left="3600" w:hanging="360"/>
          </w:pPr>
        </w:pPrChange>
      </w:pPr>
      <w:r w:rsidRPr="008D09F1">
        <w:rPr>
          <w:rFonts w:ascii="Myriad Pro" w:eastAsia="Times New Roman" w:hAnsi="Myriad Pro" w:cs="Times New Roman"/>
          <w:color w:val="333333"/>
          <w:sz w:val="18"/>
          <w:szCs w:val="18"/>
          <w:lang w:eastAsia="fr-FR"/>
        </w:rPr>
        <w:t>De</w:t>
      </w:r>
      <w:r w:rsidR="008D09F1" w:rsidRPr="008D09F1">
        <w:rPr>
          <w:rFonts w:ascii="Myriad Pro" w:eastAsia="Times New Roman" w:hAnsi="Myriad Pro" w:cs="Times New Roman"/>
          <w:color w:val="333333"/>
          <w:sz w:val="18"/>
          <w:szCs w:val="18"/>
          <w:lang w:eastAsia="fr-FR"/>
        </w:rPr>
        <w:t xml:space="preserve"> l'état de l'art (ce qui implique une obligation de mise à jour et de se tenir informé</w:t>
      </w:r>
      <w:r w:rsidR="008356A0" w:rsidRPr="008D09F1">
        <w:rPr>
          <w:rFonts w:ascii="Myriad Pro" w:eastAsia="Times New Roman" w:hAnsi="Myriad Pro" w:cs="Times New Roman"/>
          <w:color w:val="333333"/>
          <w:sz w:val="18"/>
          <w:szCs w:val="18"/>
          <w:lang w:eastAsia="fr-FR"/>
        </w:rPr>
        <w:t>) ;</w:t>
      </w:r>
    </w:p>
    <w:p w:rsidR="008D09F1" w:rsidRPr="008D09F1" w:rsidRDefault="008924B7">
      <w:pPr>
        <w:numPr>
          <w:ilvl w:val="0"/>
          <w:numId w:val="6"/>
        </w:numPr>
        <w:shd w:val="clear" w:color="auto" w:fill="FFFFFF"/>
        <w:spacing w:after="150" w:line="240" w:lineRule="auto"/>
        <w:rPr>
          <w:rFonts w:ascii="Myriad Pro" w:eastAsia="Times New Roman" w:hAnsi="Myriad Pro" w:cs="Times New Roman"/>
          <w:color w:val="333333"/>
          <w:sz w:val="18"/>
          <w:szCs w:val="18"/>
          <w:lang w:eastAsia="fr-FR"/>
        </w:rPr>
        <w:pPrChange w:id="74" w:author="user" w:date="2018-03-23T10:18:00Z">
          <w:pPr>
            <w:numPr>
              <w:numId w:val="5"/>
            </w:numPr>
            <w:shd w:val="clear" w:color="auto" w:fill="FFFFFF"/>
            <w:tabs>
              <w:tab w:val="num" w:pos="3600"/>
            </w:tabs>
            <w:spacing w:after="150" w:line="240" w:lineRule="auto"/>
            <w:ind w:left="3600" w:hanging="360"/>
          </w:pPr>
        </w:pPrChange>
      </w:pPr>
      <w:r w:rsidRPr="008D09F1">
        <w:rPr>
          <w:rFonts w:ascii="Myriad Pro" w:eastAsia="Times New Roman" w:hAnsi="Myriad Pro" w:cs="Times New Roman"/>
          <w:color w:val="333333"/>
          <w:sz w:val="18"/>
          <w:szCs w:val="18"/>
          <w:lang w:eastAsia="fr-FR"/>
        </w:rPr>
        <w:t>Des</w:t>
      </w:r>
      <w:r w:rsidR="008D09F1" w:rsidRPr="008D09F1">
        <w:rPr>
          <w:rFonts w:ascii="Myriad Pro" w:eastAsia="Times New Roman" w:hAnsi="Myriad Pro" w:cs="Times New Roman"/>
          <w:color w:val="333333"/>
          <w:sz w:val="18"/>
          <w:szCs w:val="18"/>
          <w:lang w:eastAsia="fr-FR"/>
        </w:rPr>
        <w:t xml:space="preserve"> coûts liés à la mise en œuvre.</w:t>
      </w:r>
    </w:p>
    <w:p w:rsidR="006F2AEF" w:rsidRDefault="009F7DBA"/>
    <w:sectPr w:rsidR="006F2A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20B0503030403020204"/>
    <w:charset w:val="00"/>
    <w:family w:val="swiss"/>
    <w:notTrueType/>
    <w:pitch w:val="variable"/>
    <w:sig w:usb0="A00002AF" w:usb1="500020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E07A6"/>
    <w:multiLevelType w:val="multilevel"/>
    <w:tmpl w:val="123CF4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6270"/>
    <w:multiLevelType w:val="multilevel"/>
    <w:tmpl w:val="7E4A83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D52EF"/>
    <w:multiLevelType w:val="multilevel"/>
    <w:tmpl w:val="A46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2485"/>
    <w:multiLevelType w:val="multilevel"/>
    <w:tmpl w:val="7B1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72CF0"/>
    <w:multiLevelType w:val="multilevel"/>
    <w:tmpl w:val="62E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9213C"/>
    <w:multiLevelType w:val="multilevel"/>
    <w:tmpl w:val="7AD0055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6" w15:restartNumberingAfterBreak="0">
    <w:nsid w:val="427C4FB2"/>
    <w:multiLevelType w:val="multilevel"/>
    <w:tmpl w:val="2C0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3"/>
  </w:num>
  <w:num w:numId="5">
    <w:abstractNumId w:val="5"/>
  </w:num>
  <w:num w:numId="6">
    <w:abstractNumId w:val="1"/>
  </w:num>
  <w:num w:numId="7">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trackRevisions/>
  <w:documentProtection w:edit="trackedChanges" w:enforcement="1" w:cryptProviderType="rsaAES" w:cryptAlgorithmClass="hash" w:cryptAlgorithmType="typeAny" w:cryptAlgorithmSid="14" w:cryptSpinCount="100000" w:hash="A6YPvWvHl9dy8960T3x3qeS0LjbM4JaacAvanpLGlv19uB8IEkElN2nFnGMeG3cub0NqJo1NBdwzdgbYeU143A==" w:salt="A6fXXeWcVUF6UQuPJwQsjw=="/>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9F1"/>
    <w:rsid w:val="005003E7"/>
    <w:rsid w:val="006A1B41"/>
    <w:rsid w:val="007636A8"/>
    <w:rsid w:val="008356A0"/>
    <w:rsid w:val="008924B7"/>
    <w:rsid w:val="008D09F1"/>
    <w:rsid w:val="009F7DBA"/>
    <w:rsid w:val="00A55528"/>
    <w:rsid w:val="00BC34A3"/>
    <w:rsid w:val="00C3262E"/>
    <w:rsid w:val="00CB53A8"/>
    <w:rsid w:val="00D07F55"/>
    <w:rsid w:val="00E20869"/>
    <w:rsid w:val="00ED76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D50403-C5AA-4B54-83D6-6E5CDE19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8D09F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D09F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D09F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D09F1"/>
    <w:rPr>
      <w:rFonts w:ascii="Times New Roman" w:eastAsia="Times New Roman" w:hAnsi="Times New Roman" w:cs="Times New Roman"/>
      <w:b/>
      <w:bCs/>
      <w:sz w:val="27"/>
      <w:szCs w:val="27"/>
      <w:lang w:eastAsia="fr-FR"/>
    </w:rPr>
  </w:style>
  <w:style w:type="paragraph" w:customStyle="1" w:styleId="wikiparagraph">
    <w:name w:val="wiki_paragraph"/>
    <w:basedOn w:val="Normal"/>
    <w:rsid w:val="008D09F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D09F1"/>
    <w:rPr>
      <w:b/>
      <w:bCs/>
    </w:rPr>
  </w:style>
  <w:style w:type="character" w:styleId="Lienhypertexte">
    <w:name w:val="Hyperlink"/>
    <w:basedOn w:val="Policepardfaut"/>
    <w:uiPriority w:val="99"/>
    <w:semiHidden/>
    <w:unhideWhenUsed/>
    <w:rsid w:val="008D09F1"/>
    <w:rPr>
      <w:color w:val="0000FF"/>
      <w:u w:val="single"/>
    </w:rPr>
  </w:style>
  <w:style w:type="paragraph" w:styleId="Paragraphedeliste">
    <w:name w:val="List Paragraph"/>
    <w:basedOn w:val="Normal"/>
    <w:uiPriority w:val="34"/>
    <w:qFormat/>
    <w:rsid w:val="007636A8"/>
    <w:pPr>
      <w:ind w:left="720"/>
      <w:contextualSpacing/>
    </w:pPr>
  </w:style>
  <w:style w:type="paragraph" w:styleId="Textedebulles">
    <w:name w:val="Balloon Text"/>
    <w:basedOn w:val="Normal"/>
    <w:link w:val="TextedebullesCar"/>
    <w:uiPriority w:val="99"/>
    <w:semiHidden/>
    <w:unhideWhenUsed/>
    <w:rsid w:val="009F7DB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F7D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973369">
      <w:bodyDiv w:val="1"/>
      <w:marLeft w:val="0"/>
      <w:marRight w:val="0"/>
      <w:marTop w:val="0"/>
      <w:marBottom w:val="0"/>
      <w:divBdr>
        <w:top w:val="none" w:sz="0" w:space="0" w:color="auto"/>
        <w:left w:val="none" w:sz="0" w:space="0" w:color="auto"/>
        <w:bottom w:val="none" w:sz="0" w:space="0" w:color="auto"/>
        <w:right w:val="none" w:sz="0" w:space="0" w:color="auto"/>
      </w:divBdr>
      <w:divsChild>
        <w:div w:id="1572472023">
          <w:marLeft w:val="0"/>
          <w:marRight w:val="0"/>
          <w:marTop w:val="0"/>
          <w:marBottom w:val="0"/>
          <w:divBdr>
            <w:top w:val="none" w:sz="0" w:space="0" w:color="auto"/>
            <w:left w:val="none" w:sz="0" w:space="0" w:color="auto"/>
            <w:bottom w:val="none" w:sz="0" w:space="0" w:color="auto"/>
            <w:right w:val="none" w:sz="0" w:space="0" w:color="auto"/>
          </w:divBdr>
          <w:divsChild>
            <w:div w:id="1411076284">
              <w:marLeft w:val="0"/>
              <w:marRight w:val="0"/>
              <w:marTop w:val="0"/>
              <w:marBottom w:val="0"/>
              <w:divBdr>
                <w:top w:val="none" w:sz="0" w:space="0" w:color="auto"/>
                <w:left w:val="none" w:sz="0" w:space="0" w:color="auto"/>
                <w:bottom w:val="none" w:sz="0" w:space="0" w:color="auto"/>
                <w:right w:val="none" w:sz="0" w:space="0" w:color="auto"/>
              </w:divBdr>
            </w:div>
          </w:divsChild>
        </w:div>
        <w:div w:id="359549086">
          <w:marLeft w:val="0"/>
          <w:marRight w:val="0"/>
          <w:marTop w:val="0"/>
          <w:marBottom w:val="0"/>
          <w:divBdr>
            <w:top w:val="none" w:sz="0" w:space="0" w:color="auto"/>
            <w:left w:val="none" w:sz="0" w:space="0" w:color="auto"/>
            <w:bottom w:val="none" w:sz="0" w:space="0" w:color="auto"/>
            <w:right w:val="none" w:sz="0" w:space="0" w:color="auto"/>
          </w:divBdr>
          <w:divsChild>
            <w:div w:id="464349282">
              <w:marLeft w:val="0"/>
              <w:marRight w:val="0"/>
              <w:marTop w:val="0"/>
              <w:marBottom w:val="0"/>
              <w:divBdr>
                <w:top w:val="none" w:sz="0" w:space="0" w:color="auto"/>
                <w:left w:val="none" w:sz="0" w:space="0" w:color="auto"/>
                <w:bottom w:val="none" w:sz="0" w:space="0" w:color="auto"/>
                <w:right w:val="none" w:sz="0" w:space="0" w:color="auto"/>
              </w:divBdr>
            </w:div>
          </w:divsChild>
        </w:div>
        <w:div w:id="276717729">
          <w:marLeft w:val="0"/>
          <w:marRight w:val="0"/>
          <w:marTop w:val="0"/>
          <w:marBottom w:val="0"/>
          <w:divBdr>
            <w:top w:val="none" w:sz="0" w:space="0" w:color="auto"/>
            <w:left w:val="none" w:sz="0" w:space="0" w:color="auto"/>
            <w:bottom w:val="none" w:sz="0" w:space="0" w:color="auto"/>
            <w:right w:val="none" w:sz="0" w:space="0" w:color="auto"/>
          </w:divBdr>
          <w:divsChild>
            <w:div w:id="1763062257">
              <w:marLeft w:val="0"/>
              <w:marRight w:val="0"/>
              <w:marTop w:val="0"/>
              <w:marBottom w:val="0"/>
              <w:divBdr>
                <w:top w:val="none" w:sz="0" w:space="0" w:color="auto"/>
                <w:left w:val="none" w:sz="0" w:space="0" w:color="auto"/>
                <w:bottom w:val="none" w:sz="0" w:space="0" w:color="auto"/>
                <w:right w:val="none" w:sz="0" w:space="0" w:color="auto"/>
              </w:divBdr>
            </w:div>
          </w:divsChild>
        </w:div>
        <w:div w:id="396049863">
          <w:marLeft w:val="0"/>
          <w:marRight w:val="0"/>
          <w:marTop w:val="0"/>
          <w:marBottom w:val="0"/>
          <w:divBdr>
            <w:top w:val="none" w:sz="0" w:space="0" w:color="auto"/>
            <w:left w:val="none" w:sz="0" w:space="0" w:color="auto"/>
            <w:bottom w:val="none" w:sz="0" w:space="0" w:color="auto"/>
            <w:right w:val="none" w:sz="0" w:space="0" w:color="auto"/>
          </w:divBdr>
          <w:divsChild>
            <w:div w:id="636959201">
              <w:marLeft w:val="0"/>
              <w:marRight w:val="0"/>
              <w:marTop w:val="0"/>
              <w:marBottom w:val="0"/>
              <w:divBdr>
                <w:top w:val="none" w:sz="0" w:space="0" w:color="auto"/>
                <w:left w:val="none" w:sz="0" w:space="0" w:color="auto"/>
                <w:bottom w:val="none" w:sz="0" w:space="0" w:color="auto"/>
                <w:right w:val="none" w:sz="0" w:space="0" w:color="auto"/>
              </w:divBdr>
            </w:div>
          </w:divsChild>
        </w:div>
        <w:div w:id="902064327">
          <w:marLeft w:val="0"/>
          <w:marRight w:val="0"/>
          <w:marTop w:val="0"/>
          <w:marBottom w:val="0"/>
          <w:divBdr>
            <w:top w:val="none" w:sz="0" w:space="0" w:color="auto"/>
            <w:left w:val="none" w:sz="0" w:space="0" w:color="auto"/>
            <w:bottom w:val="none" w:sz="0" w:space="0" w:color="auto"/>
            <w:right w:val="none" w:sz="0" w:space="0" w:color="auto"/>
          </w:divBdr>
          <w:divsChild>
            <w:div w:id="104008726">
              <w:marLeft w:val="0"/>
              <w:marRight w:val="0"/>
              <w:marTop w:val="0"/>
              <w:marBottom w:val="0"/>
              <w:divBdr>
                <w:top w:val="none" w:sz="0" w:space="0" w:color="auto"/>
                <w:left w:val="none" w:sz="0" w:space="0" w:color="auto"/>
                <w:bottom w:val="none" w:sz="0" w:space="0" w:color="auto"/>
                <w:right w:val="none" w:sz="0" w:space="0" w:color="auto"/>
              </w:divBdr>
            </w:div>
          </w:divsChild>
        </w:div>
        <w:div w:id="1837841434">
          <w:marLeft w:val="0"/>
          <w:marRight w:val="0"/>
          <w:marTop w:val="0"/>
          <w:marBottom w:val="0"/>
          <w:divBdr>
            <w:top w:val="none" w:sz="0" w:space="0" w:color="auto"/>
            <w:left w:val="none" w:sz="0" w:space="0" w:color="auto"/>
            <w:bottom w:val="none" w:sz="0" w:space="0" w:color="auto"/>
            <w:right w:val="none" w:sz="0" w:space="0" w:color="auto"/>
          </w:divBdr>
          <w:divsChild>
            <w:div w:id="19071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B985671C5E34241A54ED17C2FEB34ED" ma:contentTypeVersion="0" ma:contentTypeDescription="Crée un document." ma:contentTypeScope="" ma:versionID="08c149c1c1bc5caa3d7e0b669400f8da">
  <xsd:schema xmlns:xsd="http://www.w3.org/2001/XMLSchema" xmlns:xs="http://www.w3.org/2001/XMLSchema" xmlns:p="http://schemas.microsoft.com/office/2006/metadata/properties" targetNamespace="http://schemas.microsoft.com/office/2006/metadata/properties" ma:root="true" ma:fieldsID="a3d6ca9f312fcd1c0ab10337cdbdb72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215393-AE7D-4537-8324-E8ED4434A4C7}">
  <ds:schemaRefs>
    <ds:schemaRef ds:uri="http://schemas.openxmlformats.org/officeDocument/2006/bibliography"/>
  </ds:schemaRefs>
</ds:datastoreItem>
</file>

<file path=customXml/itemProps2.xml><?xml version="1.0" encoding="utf-8"?>
<ds:datastoreItem xmlns:ds="http://schemas.openxmlformats.org/officeDocument/2006/customXml" ds:itemID="{B501A49E-566B-43E8-8ECD-AB8EEECCFF33}"/>
</file>

<file path=customXml/itemProps3.xml><?xml version="1.0" encoding="utf-8"?>
<ds:datastoreItem xmlns:ds="http://schemas.openxmlformats.org/officeDocument/2006/customXml" ds:itemID="{02675E17-84E4-4D37-9840-737DB36D151F}"/>
</file>

<file path=customXml/itemProps4.xml><?xml version="1.0" encoding="utf-8"?>
<ds:datastoreItem xmlns:ds="http://schemas.openxmlformats.org/officeDocument/2006/customXml" ds:itemID="{8A87130F-ED98-47CA-A012-78CB817C4DA0}"/>
</file>

<file path=docProps/app.xml><?xml version="1.0" encoding="utf-8"?>
<Properties xmlns="http://schemas.openxmlformats.org/officeDocument/2006/extended-properties" xmlns:vt="http://schemas.openxmlformats.org/officeDocument/2006/docPropsVTypes">
  <Template>Normal</Template>
  <TotalTime>0</TotalTime>
  <Pages>3</Pages>
  <Words>1265</Words>
  <Characters>6961</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2019-11-14T08:27:00Z</dcterms:created>
  <dcterms:modified xsi:type="dcterms:W3CDTF">2019-11-14T08:27:00Z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0x0101001B985671C5E34241A54ED17C2FEB34ED</vt:lpwstr>
  </property>
</Properties>
</file>